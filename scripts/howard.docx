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39300C" w14:textId="77777777" w:rsidR="00E377DE" w:rsidRPr="004D0753" w:rsidRDefault="004D0753" w:rsidP="00477917">
      <w:pPr>
        <w:jc w:val="center"/>
        <w:rPr>
          <w:b/>
        </w:rPr>
      </w:pPr>
      <w:r w:rsidRPr="004D0753">
        <w:rPr>
          <w:b/>
        </w:rPr>
        <w:t xml:space="preserve">Sagittal shape difference between a cylinder and a </w:t>
      </w:r>
      <w:proofErr w:type="spellStart"/>
      <w:r w:rsidRPr="004D0753">
        <w:rPr>
          <w:b/>
        </w:rPr>
        <w:t>diaboloid</w:t>
      </w:r>
      <w:proofErr w:type="spellEnd"/>
      <w:r w:rsidRPr="004D0753">
        <w:rPr>
          <w:b/>
        </w:rPr>
        <w:t xml:space="preserve"> at 2:1 </w:t>
      </w:r>
      <w:proofErr w:type="spellStart"/>
      <w:r w:rsidRPr="004D0753">
        <w:rPr>
          <w:b/>
        </w:rPr>
        <w:t>demag</w:t>
      </w:r>
      <w:proofErr w:type="spellEnd"/>
    </w:p>
    <w:p w14:paraId="07F50B90" w14:textId="77777777" w:rsidR="004D0753" w:rsidRDefault="004D0753" w:rsidP="00477917">
      <w:pPr>
        <w:jc w:val="center"/>
      </w:pPr>
      <w:r>
        <w:t>H. A. Padmore    5/29/2020</w:t>
      </w:r>
    </w:p>
    <w:p w14:paraId="5EC94690" w14:textId="77777777" w:rsidR="004D0753" w:rsidRDefault="004D0753"/>
    <w:p w14:paraId="6AA4E571" w14:textId="77777777" w:rsidR="004D0753" w:rsidRPr="004D0753" w:rsidRDefault="004D0753">
      <w:pPr>
        <w:rPr>
          <w:b/>
        </w:rPr>
      </w:pPr>
      <w:r w:rsidRPr="004D0753">
        <w:rPr>
          <w:b/>
        </w:rPr>
        <w:t xml:space="preserve">1.  </w:t>
      </w:r>
      <w:r w:rsidR="00F87A05">
        <w:rPr>
          <w:b/>
        </w:rPr>
        <w:tab/>
      </w:r>
      <w:r w:rsidRPr="004D0753">
        <w:rPr>
          <w:b/>
        </w:rPr>
        <w:t>Introduction</w:t>
      </w:r>
    </w:p>
    <w:p w14:paraId="530305CD" w14:textId="77777777" w:rsidR="004D0753" w:rsidRDefault="004D0753" w:rsidP="00477917">
      <w:pPr>
        <w:jc w:val="both"/>
      </w:pPr>
      <w:r>
        <w:t xml:space="preserve">The </w:t>
      </w:r>
      <w:proofErr w:type="spellStart"/>
      <w:r>
        <w:t>diaboloid</w:t>
      </w:r>
      <w:proofErr w:type="spellEnd"/>
      <w:r>
        <w:t xml:space="preserve"> offers distinct advantages over a toroid for imaging the very small beams of ALS bending magnet source.  However making this complex shape to the accuracy needed is going to be tough.  Although planar shapes such as plane ellipses, plane hyperbola can be made to the accuracy needed (with very large foci distances, such that the slope at the end of the mirror is small, typically a few </w:t>
      </w:r>
      <w:proofErr w:type="spellStart"/>
      <w:r>
        <w:t>mrads</w:t>
      </w:r>
      <w:proofErr w:type="spellEnd"/>
      <w:r>
        <w:t xml:space="preserve"> or less), the complex 3D shape of the </w:t>
      </w:r>
      <w:proofErr w:type="spellStart"/>
      <w:r>
        <w:t>diaboloid</w:t>
      </w:r>
      <w:proofErr w:type="spellEnd"/>
      <w:r>
        <w:t xml:space="preserve"> imposes very difficult challenges.  However, at the 2:1 demagnification in the horizontal direction that we use in our PX beamlines, it was recently found that the normally pseudo conical shape of the </w:t>
      </w:r>
      <w:proofErr w:type="spellStart"/>
      <w:r>
        <w:t>diaboloid</w:t>
      </w:r>
      <w:proofErr w:type="spellEnd"/>
      <w:r>
        <w:t xml:space="preserve"> is actually cylindrical, </w:t>
      </w:r>
      <w:proofErr w:type="spellStart"/>
      <w:r>
        <w:t>ie</w:t>
      </w:r>
      <w:proofErr w:type="spellEnd"/>
      <w:r>
        <w:t>. the cone angle is zero.  Further it was found that the sagittal shape (constant in the 2:1 case) is elliptical (K. Goldberg and M. Sanchez del Rio, LSBL 1440).  The parabolic tangential curvature can be produced by bending.  So the task of polishing this mirror before bending is to make a sagittal cross section that is elliptical, and only slightly different from a circle.  This might open up ne</w:t>
      </w:r>
      <w:r w:rsidR="00F87A05">
        <w:t xml:space="preserve">w ways to make this shape.  This note just documents the sagittal shape difference between the </w:t>
      </w:r>
      <w:proofErr w:type="spellStart"/>
      <w:r w:rsidR="00F87A05">
        <w:t>diaboloid</w:t>
      </w:r>
      <w:proofErr w:type="spellEnd"/>
      <w:r w:rsidR="00F87A05">
        <w:t xml:space="preserve"> and the circle.</w:t>
      </w:r>
    </w:p>
    <w:p w14:paraId="36027CF0" w14:textId="77777777" w:rsidR="00F87A05" w:rsidRDefault="00F87A05"/>
    <w:p w14:paraId="187FD982" w14:textId="77777777" w:rsidR="00F87A05" w:rsidRPr="00D646A0" w:rsidRDefault="00F87A05">
      <w:pPr>
        <w:rPr>
          <w:b/>
        </w:rPr>
      </w:pPr>
      <w:r w:rsidRPr="00D646A0">
        <w:rPr>
          <w:b/>
        </w:rPr>
        <w:t>2.</w:t>
      </w:r>
      <w:r w:rsidRPr="00D646A0">
        <w:rPr>
          <w:b/>
        </w:rPr>
        <w:tab/>
        <w:t>Method</w:t>
      </w:r>
    </w:p>
    <w:p w14:paraId="7BC80D4A" w14:textId="77777777" w:rsidR="00F87A05" w:rsidRDefault="00F87A05">
      <w:r>
        <w:t xml:space="preserve">From LSBL 1440, the </w:t>
      </w:r>
      <w:r w:rsidR="006018B2">
        <w:t xml:space="preserve">height of the </w:t>
      </w:r>
      <w:r>
        <w:t xml:space="preserve">elliptical sagittal shape </w:t>
      </w:r>
      <w:ins w:id="0" w:author="Manuel Sanchez del Rio" w:date="2020-05-31T10:13:00Z">
        <w:r w:rsidR="00B0088B">
          <w:t xml:space="preserve">for Type I </w:t>
        </w:r>
        <w:proofErr w:type="spellStart"/>
        <w:r w:rsidR="00B0088B">
          <w:t>diaboloid</w:t>
        </w:r>
        <w:proofErr w:type="spellEnd"/>
        <w:r w:rsidR="00B0088B">
          <w:t xml:space="preserve"> </w:t>
        </w:r>
      </w:ins>
      <w:r>
        <w:t>is given by,</w:t>
      </w:r>
    </w:p>
    <w:p w14:paraId="44B2D182" w14:textId="77777777" w:rsidR="00F87A05" w:rsidRDefault="00F87A05" w:rsidP="0018076F">
      <w:pPr>
        <w:pStyle w:val="MTDisplayEquation"/>
        <w:tabs>
          <w:tab w:val="left" w:pos="2160"/>
          <w:tab w:val="left" w:pos="7920"/>
        </w:tabs>
      </w:pPr>
      <w:r>
        <w:tab/>
      </w:r>
      <w:r w:rsidRPr="00F87A05">
        <w:rPr>
          <w:position w:val="-12"/>
        </w:rPr>
        <w:object w:dxaOrig="4680" w:dyaOrig="440" w14:anchorId="6DD96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22pt" o:ole="">
            <v:imagedata r:id="rId5" o:title=""/>
          </v:shape>
          <o:OLEObject Type="Embed" ProgID="Equation.DSMT4" ShapeID="_x0000_i1025" DrawAspect="Content" ObjectID="_1526369754" r:id="rId6"/>
        </w:object>
      </w:r>
      <w:r>
        <w:t xml:space="preserve"> </w:t>
      </w:r>
      <w:r w:rsidR="0018076F">
        <w:tab/>
        <w:t>(1)</w:t>
      </w:r>
    </w:p>
    <w:p w14:paraId="1B1C4B5C" w14:textId="77777777" w:rsidR="00F87A05" w:rsidRDefault="00F87A05" w:rsidP="0018076F">
      <w:pPr>
        <w:tabs>
          <w:tab w:val="left" w:pos="2160"/>
          <w:tab w:val="left" w:pos="7920"/>
        </w:tabs>
      </w:pPr>
      <w:r>
        <w:t xml:space="preserve">As in LSBL 1440, expanding the square root term for |x|&lt;&lt;q </w:t>
      </w:r>
      <w:r w:rsidR="004833F6">
        <w:t xml:space="preserve">and referencing to the surface </w:t>
      </w:r>
      <w:r>
        <w:t>gives</w:t>
      </w:r>
    </w:p>
    <w:p w14:paraId="2783C7D0" w14:textId="77777777" w:rsidR="0018076F" w:rsidRDefault="0018076F" w:rsidP="0018076F">
      <w:pPr>
        <w:pStyle w:val="MTDisplayEquation"/>
        <w:tabs>
          <w:tab w:val="left" w:pos="2160"/>
          <w:tab w:val="left" w:pos="7920"/>
        </w:tabs>
      </w:pPr>
      <w:r>
        <w:tab/>
      </w:r>
      <w:r w:rsidR="004833F6" w:rsidRPr="006018B2">
        <w:rPr>
          <w:position w:val="-30"/>
        </w:rPr>
        <w:object w:dxaOrig="3620" w:dyaOrig="740" w14:anchorId="4777FD61">
          <v:shape id="_x0000_i1026" type="#_x0000_t75" style="width:181pt;height:37pt" o:ole="">
            <v:imagedata r:id="rId7" o:title=""/>
          </v:shape>
          <o:OLEObject Type="Embed" ProgID="Equation.DSMT4" ShapeID="_x0000_i1026" DrawAspect="Content" ObjectID="_1526369755" r:id="rId8"/>
        </w:object>
      </w:r>
      <w:r>
        <w:t xml:space="preserve"> </w:t>
      </w:r>
      <w:r>
        <w:tab/>
        <w:t>(2)</w:t>
      </w:r>
    </w:p>
    <w:p w14:paraId="059543AB" w14:textId="77777777" w:rsidR="0018076F" w:rsidRDefault="0018076F" w:rsidP="0018076F">
      <w:r>
        <w:t xml:space="preserve">For the circular shape </w:t>
      </w:r>
      <w:r w:rsidR="006018B2">
        <w:t xml:space="preserve">with respect to the surface </w:t>
      </w:r>
      <w:r>
        <w:t xml:space="preserve">we have </w:t>
      </w:r>
    </w:p>
    <w:p w14:paraId="4A51A713" w14:textId="77777777" w:rsidR="0018076F" w:rsidRDefault="0018076F" w:rsidP="0018076F">
      <w:pPr>
        <w:pStyle w:val="MTDisplayEquation"/>
        <w:tabs>
          <w:tab w:val="left" w:pos="2160"/>
          <w:tab w:val="left" w:pos="7920"/>
        </w:tabs>
      </w:pPr>
      <w:r>
        <w:tab/>
      </w:r>
      <w:r w:rsidR="006018B2" w:rsidRPr="006018B2">
        <w:rPr>
          <w:position w:val="-8"/>
        </w:rPr>
        <w:object w:dxaOrig="1579" w:dyaOrig="400" w14:anchorId="614043AF">
          <v:shape id="_x0000_i1027" type="#_x0000_t75" style="width:79pt;height:20pt" o:ole="">
            <v:imagedata r:id="rId9" o:title=""/>
          </v:shape>
          <o:OLEObject Type="Embed" ProgID="Equation.DSMT4" ShapeID="_x0000_i1027" DrawAspect="Content" ObjectID="_1526369756" r:id="rId10"/>
        </w:object>
      </w:r>
      <w:r>
        <w:t xml:space="preserve"> </w:t>
      </w:r>
      <w:r>
        <w:tab/>
      </w:r>
      <w:r>
        <w:tab/>
      </w:r>
    </w:p>
    <w:p w14:paraId="39836755" w14:textId="77777777" w:rsidR="0018076F" w:rsidRDefault="0018076F" w:rsidP="0018076F">
      <w:r>
        <w:t xml:space="preserve">and </w:t>
      </w:r>
      <w:proofErr w:type="spellStart"/>
      <w:r>
        <w:t>Coddington’s</w:t>
      </w:r>
      <w:proofErr w:type="spellEnd"/>
      <w:r>
        <w:t xml:space="preserve"> equation for the sagittal direction can be rearranged and substituted for r to give,</w:t>
      </w:r>
    </w:p>
    <w:p w14:paraId="01200325" w14:textId="77777777" w:rsidR="0018076F" w:rsidRDefault="00D646A0" w:rsidP="00D646A0">
      <w:pPr>
        <w:pStyle w:val="MTDisplayEquation"/>
        <w:tabs>
          <w:tab w:val="left" w:pos="2160"/>
          <w:tab w:val="left" w:pos="7920"/>
        </w:tabs>
      </w:pPr>
      <w:r>
        <w:tab/>
      </w:r>
      <w:r w:rsidR="006018B2" w:rsidRPr="006018B2">
        <w:rPr>
          <w:position w:val="-32"/>
        </w:rPr>
        <w:object w:dxaOrig="3400" w:dyaOrig="840" w14:anchorId="79717B6B">
          <v:shape id="_x0000_i1028" type="#_x0000_t75" style="width:170pt;height:42pt" o:ole="">
            <v:imagedata r:id="rId11" o:title=""/>
          </v:shape>
          <o:OLEObject Type="Embed" ProgID="Equation.DSMT4" ShapeID="_x0000_i1028" DrawAspect="Content" ObjectID="_1526369757" r:id="rId12"/>
        </w:object>
      </w:r>
      <w:r w:rsidR="0018076F">
        <w:t xml:space="preserve"> </w:t>
      </w:r>
      <w:r w:rsidR="004833F6">
        <w:tab/>
      </w:r>
      <w:r>
        <w:t>(3)</w:t>
      </w:r>
    </w:p>
    <w:p w14:paraId="44255F0F" w14:textId="77777777" w:rsidR="00477917" w:rsidRDefault="00477917" w:rsidP="0018076F">
      <w:r>
        <w:t>For the case under consideration here p=2q.  The expressions in (2) and (3) can be Taylor series expanded to 2</w:t>
      </w:r>
      <w:r w:rsidRPr="00477917">
        <w:rPr>
          <w:vertAlign w:val="superscript"/>
        </w:rPr>
        <w:t>nd</w:t>
      </w:r>
      <w:r>
        <w:t xml:space="preserve"> order and the difference of the ellipse from the circle is then given by,</w:t>
      </w:r>
    </w:p>
    <w:p w14:paraId="68BC9A44" w14:textId="77777777" w:rsidR="00477917" w:rsidRDefault="00477917" w:rsidP="0018076F"/>
    <w:p w14:paraId="26770383" w14:textId="77777777" w:rsidR="00477917" w:rsidRDefault="00477917" w:rsidP="00477917">
      <w:pPr>
        <w:pStyle w:val="MTDisplayEquation"/>
        <w:tabs>
          <w:tab w:val="left" w:pos="2160"/>
          <w:tab w:val="left" w:pos="7920"/>
        </w:tabs>
      </w:pPr>
      <w:r>
        <w:tab/>
      </w:r>
      <w:r w:rsidR="00B0088B" w:rsidRPr="00477917">
        <w:rPr>
          <w:position w:val="-28"/>
        </w:rPr>
        <w:object w:dxaOrig="1600" w:dyaOrig="720" w14:anchorId="1198B8D3">
          <v:shape id="_x0000_i1029" type="#_x0000_t75" style="width:80pt;height:36pt" o:ole="">
            <v:imagedata r:id="rId13" o:title=""/>
          </v:shape>
          <o:OLEObject Type="Embed" ProgID="Equation.DSMT4" ShapeID="_x0000_i1029" DrawAspect="Content" ObjectID="_1526369758" r:id="rId14"/>
        </w:object>
      </w:r>
      <w:r>
        <w:t xml:space="preserve"> </w:t>
      </w:r>
      <w:r>
        <w:tab/>
      </w:r>
      <w:r>
        <w:tab/>
        <w:t>(4)</w:t>
      </w:r>
    </w:p>
    <w:p w14:paraId="3ECE8624" w14:textId="6D3935A8" w:rsidR="00910502" w:rsidRDefault="00910502" w:rsidP="00910502">
      <w:r>
        <w:t xml:space="preserve">The difference in heights determined from 2) and </w:t>
      </w:r>
      <w:del w:id="1" w:author="Manuel Sanchez del Rio" w:date="2020-06-01T10:41:00Z">
        <w:r w:rsidDel="00330297">
          <w:delText>4</w:delText>
        </w:r>
      </w:del>
      <w:ins w:id="2" w:author="Manuel Sanchez del Rio" w:date="2020-06-01T10:41:00Z">
        <w:r w:rsidR="00330297">
          <w:t>3</w:t>
        </w:r>
      </w:ins>
      <w:r>
        <w:t xml:space="preserve">), is compared to the difference obtained with (4) and it can be seen that (4) is highly accurate over the range of apertures that we typically use. </w:t>
      </w:r>
    </w:p>
    <w:p w14:paraId="13FCECD8" w14:textId="77777777" w:rsidR="002F1B08" w:rsidRDefault="002F1B08" w:rsidP="00910502"/>
    <w:p w14:paraId="6916E52C" w14:textId="77777777" w:rsidR="002F1B08" w:rsidRDefault="002F1B08" w:rsidP="002F1B08">
      <w:pPr>
        <w:tabs>
          <w:tab w:val="left" w:pos="1440"/>
        </w:tabs>
      </w:pPr>
      <w:r>
        <w:t xml:space="preserve">Finally a question is how aspheric is the mirror.  Going back to </w:t>
      </w:r>
      <w:proofErr w:type="spellStart"/>
      <w:r>
        <w:t>equ</w:t>
      </w:r>
      <w:proofErr w:type="spellEnd"/>
      <w:r>
        <w:t xml:space="preserve">. (2) </w:t>
      </w:r>
      <w:proofErr w:type="gramStart"/>
      <w:r>
        <w:t>and</w:t>
      </w:r>
      <w:proofErr w:type="gramEnd"/>
      <w:r>
        <w:t xml:space="preserve"> substituting d=p sin(2</w:t>
      </w:r>
      <w:r w:rsidRPr="002F1B08">
        <w:rPr>
          <w:rFonts w:ascii="Symbol" w:hAnsi="Symbol"/>
        </w:rPr>
        <w:t></w:t>
      </w:r>
      <w:r>
        <w:t>), we have</w:t>
      </w:r>
    </w:p>
    <w:p w14:paraId="2E62A67F" w14:textId="77777777" w:rsidR="002F1B08" w:rsidRDefault="002F1B08" w:rsidP="002F1B08">
      <w:pPr>
        <w:pStyle w:val="MTDisplayEquation"/>
        <w:tabs>
          <w:tab w:val="left" w:pos="2160"/>
          <w:tab w:val="left" w:pos="7920"/>
        </w:tabs>
      </w:pPr>
      <w:r>
        <w:tab/>
      </w:r>
      <w:r w:rsidRPr="002F1B08">
        <w:rPr>
          <w:position w:val="-8"/>
        </w:rPr>
        <w:object w:dxaOrig="1760" w:dyaOrig="400" w14:anchorId="2AF7415C">
          <v:shape id="_x0000_i1030" type="#_x0000_t75" style="width:88pt;height:20pt" o:ole="">
            <v:imagedata r:id="rId15" o:title=""/>
          </v:shape>
          <o:OLEObject Type="Embed" ProgID="Equation.DSMT4" ShapeID="_x0000_i1030" DrawAspect="Content" ObjectID="_1526369759" r:id="rId16"/>
        </w:object>
      </w:r>
      <w:r>
        <w:t xml:space="preserve"> </w:t>
      </w:r>
      <w:r>
        <w:tab/>
      </w:r>
      <w:r>
        <w:tab/>
        <w:t>(5)</w:t>
      </w:r>
    </w:p>
    <w:p w14:paraId="199A23FD" w14:textId="77777777" w:rsidR="002F1B08" w:rsidRPr="002F1B08" w:rsidRDefault="002F1B08" w:rsidP="002F1B08">
      <w:r>
        <w:t>This means that z is maximum when the discriminant is zero</w:t>
      </w:r>
      <w:r w:rsidR="00854542">
        <w:t xml:space="preserve"> so </w:t>
      </w:r>
      <w:proofErr w:type="spellStart"/>
      <w:r w:rsidR="00854542">
        <w:t>z</w:t>
      </w:r>
      <w:r w:rsidR="00854542" w:rsidRPr="00854542">
        <w:rPr>
          <w:vertAlign w:val="subscript"/>
        </w:rPr>
        <w:t>max</w:t>
      </w:r>
      <w:proofErr w:type="spellEnd"/>
      <w:r w:rsidR="00854542">
        <w:t xml:space="preserve"> = d at x=d (3)</w:t>
      </w:r>
      <w:r w:rsidR="00854542" w:rsidRPr="00854542">
        <w:rPr>
          <w:vertAlign w:val="superscript"/>
        </w:rPr>
        <w:t>-1/2</w:t>
      </w:r>
      <w:r w:rsidR="00854542">
        <w:t>. These are the semi-major and semi-minor axes lengths an</w:t>
      </w:r>
      <w:r w:rsidR="00D20999">
        <w:t>d</w:t>
      </w:r>
      <w:r w:rsidR="00854542">
        <w:t xml:space="preserve"> so the distance from the center of the ellipse to a focus is c = (d</w:t>
      </w:r>
      <w:r w:rsidR="00854542" w:rsidRPr="00854542">
        <w:rPr>
          <w:vertAlign w:val="superscript"/>
        </w:rPr>
        <w:t>2</w:t>
      </w:r>
      <w:r w:rsidR="00854542">
        <w:t>-d</w:t>
      </w:r>
      <w:r w:rsidR="00854542" w:rsidRPr="00854542">
        <w:rPr>
          <w:vertAlign w:val="superscript"/>
        </w:rPr>
        <w:t>2</w:t>
      </w:r>
      <w:r w:rsidR="00854542">
        <w:t>/3)</w:t>
      </w:r>
      <w:r w:rsidR="00854542" w:rsidRPr="00854542">
        <w:rPr>
          <w:vertAlign w:val="superscript"/>
        </w:rPr>
        <w:t>1/2</w:t>
      </w:r>
      <w:r w:rsidR="00854542">
        <w:t xml:space="preserve"> = 0.816d. Therefore the distance from the surface of the mirror to the center of the ellipse is </w:t>
      </w:r>
      <w:proofErr w:type="spellStart"/>
      <w:r w:rsidR="00854542">
        <w:t>z</w:t>
      </w:r>
      <w:r w:rsidR="00854542" w:rsidRPr="00854542">
        <w:rPr>
          <w:vertAlign w:val="subscript"/>
        </w:rPr>
        <w:t>max</w:t>
      </w:r>
      <w:proofErr w:type="spellEnd"/>
      <w:r w:rsidR="00854542">
        <w:t xml:space="preserve"> </w:t>
      </w:r>
      <w:proofErr w:type="gramStart"/>
      <w:r w:rsidR="00854542">
        <w:t>=  p</w:t>
      </w:r>
      <w:proofErr w:type="gramEnd"/>
      <w:r w:rsidR="00854542">
        <w:t xml:space="preserve"> sin(2</w:t>
      </w:r>
      <w:r w:rsidR="00854542" w:rsidRPr="00854542">
        <w:rPr>
          <w:rFonts w:ascii="Symbol" w:hAnsi="Symbol"/>
        </w:rPr>
        <w:t></w:t>
      </w:r>
      <w:r w:rsidR="00854542">
        <w:t xml:space="preserve">) , the distance from the surface to the first focus is </w:t>
      </w:r>
      <w:proofErr w:type="spellStart"/>
      <w:r w:rsidR="00854542">
        <w:t>zmax</w:t>
      </w:r>
      <w:proofErr w:type="spellEnd"/>
      <w:r w:rsidR="00854542">
        <w:t xml:space="preserve"> – c = p sin(2</w:t>
      </w:r>
      <w:r w:rsidR="00854542" w:rsidRPr="00854542">
        <w:rPr>
          <w:rFonts w:ascii="Symbol" w:hAnsi="Symbol"/>
        </w:rPr>
        <w:t></w:t>
      </w:r>
      <w:r w:rsidR="00854542">
        <w:t>) – 0.816 p sin(2</w:t>
      </w:r>
      <w:r w:rsidR="00854542" w:rsidRPr="00854542">
        <w:rPr>
          <w:rFonts w:ascii="Symbol" w:hAnsi="Symbol"/>
        </w:rPr>
        <w:t></w:t>
      </w:r>
      <w:r w:rsidR="00854542">
        <w:t>) = 0.184 p sin(2</w:t>
      </w:r>
      <w:r w:rsidR="00854542" w:rsidRPr="00854542">
        <w:rPr>
          <w:rFonts w:ascii="Symbol" w:hAnsi="Symbol"/>
        </w:rPr>
        <w:t></w:t>
      </w:r>
      <w:r w:rsidR="00854542">
        <w:t xml:space="preserve">) and the distance between the two foci is </w:t>
      </w:r>
      <w:r w:rsidR="00D20999">
        <w:t>1.632 p sin(2</w:t>
      </w:r>
      <w:r w:rsidR="00D20999" w:rsidRPr="00854542">
        <w:rPr>
          <w:rFonts w:ascii="Symbol" w:hAnsi="Symbol"/>
        </w:rPr>
        <w:t></w:t>
      </w:r>
      <w:r w:rsidR="00D20999">
        <w:t xml:space="preserve">). The eccentricity is c / </w:t>
      </w:r>
      <w:proofErr w:type="spellStart"/>
      <w:r w:rsidR="00D20999">
        <w:t>z</w:t>
      </w:r>
      <w:r w:rsidR="00D20999" w:rsidRPr="00D20999">
        <w:rPr>
          <w:vertAlign w:val="subscript"/>
        </w:rPr>
        <w:t>max</w:t>
      </w:r>
      <w:proofErr w:type="spellEnd"/>
      <w:r w:rsidR="00D20999">
        <w:t xml:space="preserve"> = 0.816, </w:t>
      </w:r>
      <w:proofErr w:type="spellStart"/>
      <w:r w:rsidR="00D20999">
        <w:t>ie</w:t>
      </w:r>
      <w:proofErr w:type="spellEnd"/>
      <w:r w:rsidR="00D20999">
        <w:t xml:space="preserve">. the ellipse is highly aspheric.  </w:t>
      </w:r>
    </w:p>
    <w:p w14:paraId="4963702F" w14:textId="77777777" w:rsidR="00477917" w:rsidRDefault="00477917" w:rsidP="00477917"/>
    <w:p w14:paraId="06D39BA9" w14:textId="77777777" w:rsidR="0018076F" w:rsidRPr="00D20999" w:rsidRDefault="00477917" w:rsidP="0018076F">
      <w:pPr>
        <w:rPr>
          <w:b/>
        </w:rPr>
      </w:pPr>
      <w:r w:rsidRPr="00477917">
        <w:rPr>
          <w:b/>
        </w:rPr>
        <w:t>3.</w:t>
      </w:r>
      <w:r w:rsidRPr="00477917">
        <w:rPr>
          <w:b/>
        </w:rPr>
        <w:tab/>
        <w:t>Results</w:t>
      </w:r>
    </w:p>
    <w:p w14:paraId="7F075B09" w14:textId="77777777" w:rsidR="00910502" w:rsidRDefault="00013E77">
      <w:r>
        <w:t xml:space="preserve">Calculations were done for p=20 m, q= 10 m and </w:t>
      </w:r>
      <w:r w:rsidRPr="00013E77">
        <w:rPr>
          <w:rFonts w:ascii="Symbol" w:hAnsi="Symbol"/>
        </w:rPr>
        <w:t></w:t>
      </w:r>
      <w:r>
        <w:t xml:space="preserve"> = 5 </w:t>
      </w:r>
      <w:proofErr w:type="spellStart"/>
      <w:r>
        <w:t>mrads</w:t>
      </w:r>
      <w:proofErr w:type="spellEnd"/>
      <w:r>
        <w:t xml:space="preserve">.  The absolute height of the circle and ellipse is shown in Fig 1. </w:t>
      </w:r>
      <w:r w:rsidR="00E51BC3">
        <w:t xml:space="preserve">The difference </w:t>
      </w:r>
      <w:r w:rsidR="00C901D3">
        <w:t>in heights, given by</w:t>
      </w:r>
      <w:r w:rsidR="00E51BC3">
        <w:t xml:space="preserve"> </w:t>
      </w:r>
      <w:proofErr w:type="spellStart"/>
      <w:r w:rsidR="00E51BC3">
        <w:t>equs</w:t>
      </w:r>
      <w:proofErr w:type="spellEnd"/>
      <w:r w:rsidR="00E51BC3">
        <w:t xml:space="preserve">. (2) and (3) is shown in Fig </w:t>
      </w:r>
      <w:r>
        <w:t>2</w:t>
      </w:r>
      <w:r w:rsidR="00E51BC3">
        <w:t xml:space="preserve"> together with the simpler expression given by (4).  They are virtually identical.  The difference in the slopes is shown in Fig 3, and reaches 4 </w:t>
      </w:r>
      <w:proofErr w:type="spellStart"/>
      <w:r w:rsidR="00E51BC3">
        <w:t>mrad</w:t>
      </w:r>
      <w:proofErr w:type="spellEnd"/>
      <w:r w:rsidR="00E51BC3">
        <w:t xml:space="preserve"> at the edge of the +/- 0.75 </w:t>
      </w:r>
      <w:proofErr w:type="spellStart"/>
      <w:r w:rsidR="00E51BC3">
        <w:t>mrad</w:t>
      </w:r>
      <w:proofErr w:type="spellEnd"/>
      <w:r w:rsidR="00E51BC3">
        <w:t xml:space="preserve"> aperture. </w:t>
      </w:r>
      <w:r w:rsidR="00D20999">
        <w:t xml:space="preserve">Fig. </w:t>
      </w:r>
      <w:r>
        <w:t>4</w:t>
      </w:r>
      <w:r w:rsidR="00D20999">
        <w:t xml:space="preserve"> </w:t>
      </w:r>
      <w:r>
        <w:t xml:space="preserve">shows the radius of curvature of the ellipse compared to the fixed radius of the circle.  </w:t>
      </w:r>
      <w:r w:rsidR="00C901D3">
        <w:t xml:space="preserve">Fig 5 shows the full semi-circle and semi-ellipse which accentuates the fact that the ellipse has a high </w:t>
      </w:r>
      <w:proofErr w:type="spellStart"/>
      <w:r w:rsidR="00C901D3">
        <w:t>ellipticity</w:t>
      </w:r>
      <w:proofErr w:type="spellEnd"/>
      <w:r w:rsidR="00C901D3">
        <w:t>.  In this case,</w:t>
      </w:r>
      <w:r w:rsidR="00FC048F">
        <w:t xml:space="preserve"> the distance from the surface to the lower focus is 0.184 x 20 x (2 x 0.005) = 36.8 mm</w:t>
      </w:r>
      <w:proofErr w:type="gramStart"/>
      <w:r w:rsidR="00FC048F">
        <w:t>,  the</w:t>
      </w:r>
      <w:proofErr w:type="gramEnd"/>
      <w:r w:rsidR="00FC048F">
        <w:t xml:space="preserve"> distance between the surface and the center of the ellipse is </w:t>
      </w:r>
      <w:r w:rsidR="00C901D3">
        <w:t>200</w:t>
      </w:r>
      <w:r w:rsidR="00FC048F">
        <w:t xml:space="preserve"> mm and the distance </w:t>
      </w:r>
      <w:r w:rsidR="00162D7E">
        <w:t xml:space="preserve">between the foci is 326.4 mm.  Taking a circle rather than an ellipse, from </w:t>
      </w:r>
      <w:proofErr w:type="spellStart"/>
      <w:r w:rsidR="00162D7E">
        <w:t>Coddington’s</w:t>
      </w:r>
      <w:proofErr w:type="spellEnd"/>
      <w:r w:rsidR="00162D7E">
        <w:t xml:space="preserve"> equation, the radius is 66.6 mm.</w:t>
      </w:r>
      <w:r w:rsidR="00910502">
        <w:br w:type="page"/>
      </w:r>
    </w:p>
    <w:p w14:paraId="583C74C2" w14:textId="77777777" w:rsidR="00013E77" w:rsidRDefault="00013E77"/>
    <w:p w14:paraId="2258267F" w14:textId="77777777" w:rsidR="00013E77" w:rsidRDefault="00013E77"/>
    <w:p w14:paraId="2AC99ED2" w14:textId="77777777" w:rsidR="00013E77" w:rsidRDefault="00013E77">
      <w:r w:rsidRPr="00013E77">
        <w:rPr>
          <w:noProof/>
        </w:rPr>
        <w:drawing>
          <wp:inline distT="0" distB="0" distL="0" distR="0" wp14:anchorId="6E331B30" wp14:editId="39A6ECC9">
            <wp:extent cx="5943600" cy="4734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34846"/>
                    </a:xfrm>
                    <a:prstGeom prst="rect">
                      <a:avLst/>
                    </a:prstGeom>
                    <a:noFill/>
                    <a:ln>
                      <a:noFill/>
                    </a:ln>
                  </pic:spPr>
                </pic:pic>
              </a:graphicData>
            </a:graphic>
          </wp:inline>
        </w:drawing>
      </w:r>
    </w:p>
    <w:p w14:paraId="13DE991C" w14:textId="77777777" w:rsidR="00013E77" w:rsidRDefault="00013E77"/>
    <w:p w14:paraId="5DA49133" w14:textId="77777777" w:rsidR="00013E77" w:rsidRDefault="00013E77" w:rsidP="00013E77">
      <w:pPr>
        <w:jc w:val="center"/>
      </w:pPr>
      <w:r w:rsidRPr="00013E77">
        <w:rPr>
          <w:b/>
        </w:rPr>
        <w:t xml:space="preserve">Fig. </w:t>
      </w:r>
      <w:proofErr w:type="gramStart"/>
      <w:r w:rsidRPr="00013E77">
        <w:rPr>
          <w:b/>
        </w:rPr>
        <w:t>1</w:t>
      </w:r>
      <w:r>
        <w:t xml:space="preserve">  Circle</w:t>
      </w:r>
      <w:proofErr w:type="gramEnd"/>
      <w:r>
        <w:t xml:space="preserve"> (black) and ellipse (red) corresponding to p=20 m, q=10 m and </w:t>
      </w:r>
      <w:r w:rsidRPr="00013E77">
        <w:rPr>
          <w:rFonts w:ascii="Symbol" w:hAnsi="Symbol"/>
        </w:rPr>
        <w:t></w:t>
      </w:r>
      <w:r>
        <w:t xml:space="preserve">=5 </w:t>
      </w:r>
      <w:proofErr w:type="spellStart"/>
      <w:r>
        <w:t>mrads</w:t>
      </w:r>
      <w:proofErr w:type="spellEnd"/>
    </w:p>
    <w:p w14:paraId="0D633D0E" w14:textId="77777777" w:rsidR="00013E77" w:rsidRDefault="00013E77"/>
    <w:p w14:paraId="3329E84D" w14:textId="77777777" w:rsidR="00013E77" w:rsidRDefault="00013E77"/>
    <w:p w14:paraId="69C19DDF" w14:textId="77777777" w:rsidR="00013E77" w:rsidRDefault="00013E77"/>
    <w:p w14:paraId="43D2744A" w14:textId="77777777" w:rsidR="00013E77" w:rsidRDefault="00013E77"/>
    <w:p w14:paraId="7BC41385" w14:textId="77777777" w:rsidR="00013E77" w:rsidRDefault="00013E77"/>
    <w:p w14:paraId="2C2DD0F3" w14:textId="77777777" w:rsidR="00910502" w:rsidRDefault="00910502" w:rsidP="0018076F">
      <w:pPr>
        <w:tabs>
          <w:tab w:val="left" w:pos="2160"/>
        </w:tabs>
      </w:pPr>
    </w:p>
    <w:p w14:paraId="74B5C906" w14:textId="77777777" w:rsidR="00910502" w:rsidRDefault="00910502" w:rsidP="0018076F">
      <w:pPr>
        <w:tabs>
          <w:tab w:val="left" w:pos="2160"/>
        </w:tabs>
      </w:pPr>
    </w:p>
    <w:p w14:paraId="7CEDE7B5" w14:textId="77777777" w:rsidR="0018076F" w:rsidRDefault="0018076F" w:rsidP="0018076F">
      <w:pPr>
        <w:tabs>
          <w:tab w:val="left" w:pos="2160"/>
        </w:tabs>
      </w:pPr>
      <w:r>
        <w:tab/>
      </w:r>
      <w:r w:rsidR="00910502" w:rsidRPr="00910502">
        <w:rPr>
          <w:noProof/>
        </w:rPr>
        <w:drawing>
          <wp:inline distT="0" distB="0" distL="0" distR="0" wp14:anchorId="53D6A7AC" wp14:editId="6CEB445A">
            <wp:extent cx="5943600" cy="4734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4846"/>
                    </a:xfrm>
                    <a:prstGeom prst="rect">
                      <a:avLst/>
                    </a:prstGeom>
                    <a:noFill/>
                    <a:ln>
                      <a:noFill/>
                    </a:ln>
                  </pic:spPr>
                </pic:pic>
              </a:graphicData>
            </a:graphic>
          </wp:inline>
        </w:drawing>
      </w:r>
    </w:p>
    <w:p w14:paraId="043D0A2A" w14:textId="77777777" w:rsidR="003C2B36" w:rsidRDefault="00910502" w:rsidP="0018076F">
      <w:pPr>
        <w:tabs>
          <w:tab w:val="left" w:pos="2160"/>
        </w:tabs>
        <w:rPr>
          <w:ins w:id="3" w:author="Manuel Sanchez del Rio" w:date="2020-05-31T13:32:00Z"/>
        </w:rPr>
      </w:pPr>
      <w:r w:rsidRPr="00910502">
        <w:rPr>
          <w:b/>
        </w:rPr>
        <w:t xml:space="preserve">Fig. </w:t>
      </w:r>
      <w:r w:rsidR="00013E77">
        <w:rPr>
          <w:b/>
        </w:rPr>
        <w:t>2</w:t>
      </w:r>
      <w:r>
        <w:t xml:space="preserve">   Height difference between a circle and an ellipse for p=20 m, q=10 m, </w:t>
      </w:r>
      <w:r w:rsidRPr="00910502">
        <w:rPr>
          <w:rFonts w:ascii="Symbol" w:hAnsi="Symbol"/>
        </w:rPr>
        <w:t></w:t>
      </w:r>
      <w:r>
        <w:t xml:space="preserve">=5 </w:t>
      </w:r>
      <w:proofErr w:type="spellStart"/>
      <w:r>
        <w:t>mrads</w:t>
      </w:r>
      <w:proofErr w:type="spellEnd"/>
      <w:r>
        <w:t xml:space="preserve">.  The solid line is from the difference between </w:t>
      </w:r>
      <w:proofErr w:type="spellStart"/>
      <w:r>
        <w:t>equ</w:t>
      </w:r>
      <w:proofErr w:type="spellEnd"/>
      <w:r>
        <w:t>. 2 and 3</w:t>
      </w:r>
      <w:ins w:id="4" w:author="Manuel Sanchez del Rio" w:date="2020-05-31T13:30:00Z">
        <w:r w:rsidR="007F1E63">
          <w:t xml:space="preserve"> (I have this result changing sign: </w:t>
        </w:r>
        <w:proofErr w:type="spellStart"/>
        <w:r w:rsidR="007F1E63">
          <w:t>Eq</w:t>
        </w:r>
        <w:proofErr w:type="spellEnd"/>
        <w:r w:rsidR="007F1E63">
          <w:t xml:space="preserve"> 3 – </w:t>
        </w:r>
        <w:proofErr w:type="spellStart"/>
        <w:r w:rsidR="007F1E63">
          <w:t>Eq</w:t>
        </w:r>
        <w:proofErr w:type="spellEnd"/>
        <w:r w:rsidR="007F1E63">
          <w:t xml:space="preserve"> 2)</w:t>
        </w:r>
      </w:ins>
      <w:r>
        <w:t xml:space="preserve">, and the dotted line </w:t>
      </w:r>
      <w:proofErr w:type="gramStart"/>
      <w:r>
        <w:t>is</w:t>
      </w:r>
      <w:proofErr w:type="gramEnd"/>
      <w:r>
        <w:t xml:space="preserve"> from </w:t>
      </w:r>
      <w:proofErr w:type="spellStart"/>
      <w:r>
        <w:t>equ</w:t>
      </w:r>
      <w:proofErr w:type="spellEnd"/>
      <w:r>
        <w:t xml:space="preserve">. 4. </w:t>
      </w:r>
    </w:p>
    <w:p w14:paraId="1F3A0524" w14:textId="77777777" w:rsidR="003C2B36" w:rsidRDefault="003C2B36" w:rsidP="0018076F">
      <w:pPr>
        <w:tabs>
          <w:tab w:val="left" w:pos="2160"/>
        </w:tabs>
        <w:rPr>
          <w:ins w:id="5" w:author="Manuel Sanchez del Rio" w:date="2020-05-31T13:32:00Z"/>
        </w:rPr>
      </w:pPr>
      <w:ins w:id="6" w:author="Manuel Sanchez del Rio" w:date="2020-05-31T13:32:00Z">
        <w:r>
          <w:t>This is my result:</w:t>
        </w:r>
      </w:ins>
    </w:p>
    <w:p w14:paraId="4DDF06C2" w14:textId="22603F71" w:rsidR="00910502" w:rsidRDefault="003C2B36" w:rsidP="0018076F">
      <w:pPr>
        <w:tabs>
          <w:tab w:val="left" w:pos="2160"/>
        </w:tabs>
      </w:pPr>
      <w:ins w:id="7" w:author="Manuel Sanchez del Rio" w:date="2020-05-31T13:32:00Z">
        <w:r>
          <w:rPr>
            <w:noProof/>
          </w:rPr>
          <w:drawing>
            <wp:inline distT="0" distB="0" distL="0" distR="0" wp14:anchorId="41940117" wp14:editId="41DA93F3">
              <wp:extent cx="4229016" cy="34600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076" cy="3460120"/>
                      </a:xfrm>
                      <a:prstGeom prst="rect">
                        <a:avLst/>
                      </a:prstGeom>
                      <a:noFill/>
                      <a:ln>
                        <a:noFill/>
                      </a:ln>
                    </pic:spPr>
                  </pic:pic>
                </a:graphicData>
              </a:graphic>
            </wp:inline>
          </w:drawing>
        </w:r>
      </w:ins>
      <w:r w:rsidR="00910502">
        <w:t xml:space="preserve"> </w:t>
      </w:r>
    </w:p>
    <w:p w14:paraId="001331FF" w14:textId="77777777" w:rsidR="00910502" w:rsidRDefault="00910502" w:rsidP="0018076F">
      <w:pPr>
        <w:tabs>
          <w:tab w:val="left" w:pos="2160"/>
        </w:tabs>
      </w:pPr>
    </w:p>
    <w:p w14:paraId="7B71BE3A" w14:textId="77777777" w:rsidR="00910502" w:rsidRDefault="00910502">
      <w:r>
        <w:br w:type="page"/>
      </w:r>
    </w:p>
    <w:p w14:paraId="559BB8EC" w14:textId="77777777" w:rsidR="00910502" w:rsidRDefault="00910502" w:rsidP="0018076F">
      <w:pPr>
        <w:tabs>
          <w:tab w:val="left" w:pos="2160"/>
        </w:tabs>
      </w:pPr>
    </w:p>
    <w:p w14:paraId="521214F8" w14:textId="77777777" w:rsidR="00910502" w:rsidRDefault="00910502" w:rsidP="0018076F">
      <w:pPr>
        <w:tabs>
          <w:tab w:val="left" w:pos="2160"/>
        </w:tabs>
      </w:pPr>
    </w:p>
    <w:p w14:paraId="1ABB42C4" w14:textId="77777777" w:rsidR="00910502" w:rsidRDefault="00910502" w:rsidP="0018076F">
      <w:pPr>
        <w:tabs>
          <w:tab w:val="left" w:pos="2160"/>
        </w:tabs>
      </w:pPr>
    </w:p>
    <w:p w14:paraId="1CFD166C" w14:textId="77777777" w:rsidR="00910502" w:rsidRDefault="00910502" w:rsidP="0018076F">
      <w:pPr>
        <w:tabs>
          <w:tab w:val="left" w:pos="2160"/>
        </w:tabs>
      </w:pPr>
      <w:r w:rsidRPr="00910502">
        <w:rPr>
          <w:noProof/>
        </w:rPr>
        <w:drawing>
          <wp:inline distT="0" distB="0" distL="0" distR="0" wp14:anchorId="18AA2CDB" wp14:editId="53878049">
            <wp:extent cx="5943600" cy="47348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34846"/>
                    </a:xfrm>
                    <a:prstGeom prst="rect">
                      <a:avLst/>
                    </a:prstGeom>
                    <a:noFill/>
                    <a:ln>
                      <a:noFill/>
                    </a:ln>
                  </pic:spPr>
                </pic:pic>
              </a:graphicData>
            </a:graphic>
          </wp:inline>
        </w:drawing>
      </w:r>
    </w:p>
    <w:p w14:paraId="3451F012" w14:textId="77777777" w:rsidR="00910502" w:rsidRDefault="00910502" w:rsidP="0018076F">
      <w:pPr>
        <w:tabs>
          <w:tab w:val="left" w:pos="2160"/>
        </w:tabs>
      </w:pPr>
    </w:p>
    <w:p w14:paraId="4673BD47" w14:textId="77777777" w:rsidR="00910502" w:rsidRDefault="00910502" w:rsidP="0018076F">
      <w:pPr>
        <w:tabs>
          <w:tab w:val="left" w:pos="2160"/>
        </w:tabs>
      </w:pPr>
      <w:r w:rsidRPr="00910502">
        <w:rPr>
          <w:b/>
        </w:rPr>
        <w:t xml:space="preserve">Fig. </w:t>
      </w:r>
      <w:r w:rsidR="00013E77">
        <w:rPr>
          <w:b/>
        </w:rPr>
        <w:t>3</w:t>
      </w:r>
      <w:r>
        <w:t xml:space="preserve"> Slope difference between a circle and an ellipse for p=20 m, q=10 m, </w:t>
      </w:r>
      <w:r w:rsidRPr="00910502">
        <w:rPr>
          <w:rFonts w:ascii="Symbol" w:hAnsi="Symbol"/>
        </w:rPr>
        <w:t></w:t>
      </w:r>
      <w:r>
        <w:t xml:space="preserve">=5 </w:t>
      </w:r>
      <w:proofErr w:type="spellStart"/>
      <w:r>
        <w:t>mrads</w:t>
      </w:r>
      <w:proofErr w:type="spellEnd"/>
      <w:r>
        <w:t xml:space="preserve">.  </w:t>
      </w:r>
    </w:p>
    <w:p w14:paraId="6131255B" w14:textId="77777777" w:rsidR="002F1B08" w:rsidRDefault="002F1B08" w:rsidP="0018076F">
      <w:pPr>
        <w:tabs>
          <w:tab w:val="left" w:pos="2160"/>
        </w:tabs>
      </w:pPr>
    </w:p>
    <w:p w14:paraId="357308B9" w14:textId="77777777" w:rsidR="002F1B08" w:rsidRDefault="002F1B08">
      <w:r>
        <w:br w:type="page"/>
      </w:r>
    </w:p>
    <w:p w14:paraId="192273EE" w14:textId="77777777" w:rsidR="002F1B08" w:rsidRDefault="002F1B08" w:rsidP="0018076F">
      <w:pPr>
        <w:tabs>
          <w:tab w:val="left" w:pos="2160"/>
        </w:tabs>
      </w:pPr>
    </w:p>
    <w:p w14:paraId="59C63951" w14:textId="77777777" w:rsidR="0016330B" w:rsidRDefault="0016330B">
      <w:pPr>
        <w:rPr>
          <w:noProof/>
        </w:rPr>
      </w:pPr>
    </w:p>
    <w:p w14:paraId="2491B9AF" w14:textId="77777777" w:rsidR="0016330B" w:rsidRDefault="0016330B">
      <w:pPr>
        <w:rPr>
          <w:noProof/>
        </w:rPr>
      </w:pPr>
    </w:p>
    <w:p w14:paraId="058D3F93" w14:textId="77777777" w:rsidR="0016330B" w:rsidRDefault="0016330B">
      <w:pPr>
        <w:rPr>
          <w:noProof/>
        </w:rPr>
      </w:pPr>
    </w:p>
    <w:p w14:paraId="16CCAB71" w14:textId="77777777" w:rsidR="0016330B" w:rsidRDefault="0016330B">
      <w:pPr>
        <w:rPr>
          <w:noProof/>
        </w:rPr>
      </w:pPr>
      <w:r w:rsidRPr="0016330B">
        <w:rPr>
          <w:noProof/>
        </w:rPr>
        <w:drawing>
          <wp:inline distT="0" distB="0" distL="0" distR="0" wp14:anchorId="1051493D" wp14:editId="19735F09">
            <wp:extent cx="5943600" cy="4734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34846"/>
                    </a:xfrm>
                    <a:prstGeom prst="rect">
                      <a:avLst/>
                    </a:prstGeom>
                    <a:noFill/>
                    <a:ln>
                      <a:noFill/>
                    </a:ln>
                  </pic:spPr>
                </pic:pic>
              </a:graphicData>
            </a:graphic>
          </wp:inline>
        </w:drawing>
      </w:r>
    </w:p>
    <w:p w14:paraId="44D9DB01" w14:textId="77777777" w:rsidR="0016330B" w:rsidRDefault="0016330B" w:rsidP="0016330B">
      <w:pPr>
        <w:jc w:val="center"/>
        <w:rPr>
          <w:noProof/>
        </w:rPr>
      </w:pPr>
    </w:p>
    <w:p w14:paraId="74B37DBE" w14:textId="77777777" w:rsidR="0016330B" w:rsidRDefault="0016330B" w:rsidP="0016330B">
      <w:pPr>
        <w:jc w:val="center"/>
        <w:rPr>
          <w:noProof/>
        </w:rPr>
      </w:pPr>
      <w:r w:rsidRPr="0016330B">
        <w:rPr>
          <w:b/>
          <w:noProof/>
        </w:rPr>
        <w:t>Fig. 4</w:t>
      </w:r>
      <w:r>
        <w:rPr>
          <w:noProof/>
        </w:rPr>
        <w:t xml:space="preserve">   Radius of curvature of the ellipse, in comparison to the fixed value for the circle</w:t>
      </w:r>
    </w:p>
    <w:p w14:paraId="24EBCDB3" w14:textId="77777777" w:rsidR="0016330B" w:rsidRDefault="0016330B">
      <w:pPr>
        <w:rPr>
          <w:noProof/>
        </w:rPr>
      </w:pPr>
      <w:r>
        <w:rPr>
          <w:noProof/>
        </w:rPr>
        <w:br w:type="page"/>
      </w:r>
    </w:p>
    <w:p w14:paraId="053F0042" w14:textId="77777777" w:rsidR="0016330B" w:rsidRDefault="0016330B"/>
    <w:p w14:paraId="5CF9883E" w14:textId="77777777" w:rsidR="0016330B" w:rsidRDefault="0016330B"/>
    <w:p w14:paraId="6BEC8910" w14:textId="77777777" w:rsidR="0016330B" w:rsidRDefault="0016330B"/>
    <w:p w14:paraId="6C532325" w14:textId="77777777" w:rsidR="0016330B" w:rsidRDefault="0016330B"/>
    <w:p w14:paraId="4C7837DB" w14:textId="77777777" w:rsidR="0016330B" w:rsidRDefault="0016330B"/>
    <w:p w14:paraId="3B039850" w14:textId="77777777" w:rsidR="0016330B" w:rsidRDefault="0016330B" w:rsidP="002F1B08">
      <w:pPr>
        <w:tabs>
          <w:tab w:val="left" w:pos="2160"/>
        </w:tabs>
        <w:jc w:val="center"/>
      </w:pPr>
    </w:p>
    <w:p w14:paraId="13F7010B" w14:textId="77777777" w:rsidR="0016330B" w:rsidRDefault="0016330B" w:rsidP="002F1B08">
      <w:pPr>
        <w:tabs>
          <w:tab w:val="left" w:pos="2160"/>
        </w:tabs>
        <w:jc w:val="center"/>
      </w:pPr>
      <w:r w:rsidRPr="0016330B">
        <w:rPr>
          <w:noProof/>
        </w:rPr>
        <w:drawing>
          <wp:inline distT="0" distB="0" distL="0" distR="0" wp14:anchorId="7A11A6BF" wp14:editId="1236DC5C">
            <wp:extent cx="5943600" cy="4734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34846"/>
                    </a:xfrm>
                    <a:prstGeom prst="rect">
                      <a:avLst/>
                    </a:prstGeom>
                    <a:noFill/>
                    <a:ln>
                      <a:noFill/>
                    </a:ln>
                  </pic:spPr>
                </pic:pic>
              </a:graphicData>
            </a:graphic>
          </wp:inline>
        </w:drawing>
      </w:r>
    </w:p>
    <w:p w14:paraId="05EFBD85" w14:textId="77777777" w:rsidR="0016330B" w:rsidRDefault="0016330B" w:rsidP="002F1B08">
      <w:pPr>
        <w:tabs>
          <w:tab w:val="left" w:pos="2160"/>
        </w:tabs>
        <w:jc w:val="center"/>
      </w:pPr>
    </w:p>
    <w:p w14:paraId="59464579" w14:textId="77777777" w:rsidR="0016330B" w:rsidRDefault="0016330B" w:rsidP="002F1B08">
      <w:pPr>
        <w:tabs>
          <w:tab w:val="left" w:pos="2160"/>
        </w:tabs>
        <w:jc w:val="center"/>
        <w:rPr>
          <w:ins w:id="8" w:author="Manuel Sanchez del Rio" w:date="2020-05-31T10:17:00Z"/>
        </w:rPr>
      </w:pPr>
      <w:r w:rsidRPr="0016330B">
        <w:rPr>
          <w:b/>
        </w:rPr>
        <w:t xml:space="preserve">Fig. </w:t>
      </w:r>
      <w:r w:rsidR="00C901D3">
        <w:rPr>
          <w:b/>
        </w:rPr>
        <w:t>5</w:t>
      </w:r>
      <w:r>
        <w:t xml:space="preserve">   The sagittal circle and ellipse for p=20, q=10, </w:t>
      </w:r>
      <w:r w:rsidRPr="0016330B">
        <w:rPr>
          <w:rFonts w:ascii="Symbol" w:hAnsi="Symbol"/>
        </w:rPr>
        <w:t></w:t>
      </w:r>
      <w:r>
        <w:t xml:space="preserve">=5 </w:t>
      </w:r>
      <w:proofErr w:type="spellStart"/>
      <w:r>
        <w:t>mrads</w:t>
      </w:r>
      <w:proofErr w:type="spellEnd"/>
    </w:p>
    <w:p w14:paraId="77E40899" w14:textId="77777777" w:rsidR="00B0088B" w:rsidRDefault="00B0088B" w:rsidP="002F1B08">
      <w:pPr>
        <w:tabs>
          <w:tab w:val="left" w:pos="2160"/>
        </w:tabs>
        <w:jc w:val="center"/>
        <w:rPr>
          <w:ins w:id="9" w:author="Manuel Sanchez del Rio" w:date="2020-05-31T10:17:00Z"/>
        </w:rPr>
      </w:pPr>
    </w:p>
    <w:p w14:paraId="022AC707" w14:textId="77777777" w:rsidR="00B0088B" w:rsidRDefault="00B0088B" w:rsidP="002F1B08">
      <w:pPr>
        <w:tabs>
          <w:tab w:val="left" w:pos="2160"/>
        </w:tabs>
        <w:jc w:val="center"/>
        <w:rPr>
          <w:ins w:id="10" w:author="Manuel Sanchez del Rio" w:date="2020-05-31T10:17:00Z"/>
        </w:rPr>
      </w:pPr>
    </w:p>
    <w:p w14:paraId="3E220B52" w14:textId="77777777" w:rsidR="00B0088B" w:rsidRDefault="00B0088B" w:rsidP="002F1B08">
      <w:pPr>
        <w:tabs>
          <w:tab w:val="left" w:pos="2160"/>
        </w:tabs>
        <w:jc w:val="center"/>
        <w:rPr>
          <w:ins w:id="11" w:author="Manuel Sanchez del Rio" w:date="2020-05-31T10:17:00Z"/>
        </w:rPr>
      </w:pPr>
    </w:p>
    <w:p w14:paraId="3B190FF9" w14:textId="77777777" w:rsidR="00B0088B" w:rsidRDefault="00B0088B" w:rsidP="002F1B08">
      <w:pPr>
        <w:tabs>
          <w:tab w:val="left" w:pos="2160"/>
        </w:tabs>
        <w:jc w:val="center"/>
        <w:rPr>
          <w:ins w:id="12" w:author="Manuel Sanchez del Rio" w:date="2020-05-31T10:17:00Z"/>
        </w:rPr>
      </w:pPr>
    </w:p>
    <w:p w14:paraId="4B86A35D" w14:textId="77777777" w:rsidR="00B0088B" w:rsidRDefault="00B0088B" w:rsidP="002F1B08">
      <w:pPr>
        <w:tabs>
          <w:tab w:val="left" w:pos="2160"/>
        </w:tabs>
        <w:jc w:val="center"/>
        <w:rPr>
          <w:ins w:id="13" w:author="Manuel Sanchez del Rio" w:date="2020-05-31T10:17:00Z"/>
        </w:rPr>
      </w:pPr>
    </w:p>
    <w:p w14:paraId="073613CF" w14:textId="77777777" w:rsidR="00B0088B" w:rsidRDefault="00B0088B" w:rsidP="002F1B08">
      <w:pPr>
        <w:tabs>
          <w:tab w:val="left" w:pos="2160"/>
        </w:tabs>
        <w:jc w:val="center"/>
        <w:rPr>
          <w:ins w:id="14" w:author="Manuel Sanchez del Rio" w:date="2020-05-31T10:17:00Z"/>
        </w:rPr>
      </w:pPr>
    </w:p>
    <w:p w14:paraId="40A2AAB1" w14:textId="77777777" w:rsidR="00B0088B" w:rsidRDefault="00B0088B" w:rsidP="002F1B08">
      <w:pPr>
        <w:tabs>
          <w:tab w:val="left" w:pos="2160"/>
        </w:tabs>
        <w:jc w:val="center"/>
        <w:rPr>
          <w:ins w:id="15" w:author="Manuel Sanchez del Rio" w:date="2020-05-31T10:17:00Z"/>
        </w:rPr>
      </w:pPr>
    </w:p>
    <w:p w14:paraId="3B7B0E82" w14:textId="77777777" w:rsidR="00B0088B" w:rsidRPr="00D20999" w:rsidRDefault="00B0088B" w:rsidP="00B0088B">
      <w:pPr>
        <w:rPr>
          <w:ins w:id="16" w:author="Manuel Sanchez del Rio" w:date="2020-05-31T10:18:00Z"/>
          <w:b/>
        </w:rPr>
      </w:pPr>
      <w:ins w:id="17" w:author="Manuel Sanchez del Rio" w:date="2020-05-31T10:18:00Z">
        <w:r>
          <w:rPr>
            <w:b/>
          </w:rPr>
          <w:t>A</w:t>
        </w:r>
        <w:r w:rsidRPr="00477917">
          <w:rPr>
            <w:b/>
          </w:rPr>
          <w:t>.</w:t>
        </w:r>
        <w:r w:rsidRPr="00477917">
          <w:rPr>
            <w:b/>
          </w:rPr>
          <w:tab/>
        </w:r>
        <w:r>
          <w:rPr>
            <w:b/>
          </w:rPr>
          <w:t>Derivation of Eq. 4</w:t>
        </w:r>
      </w:ins>
    </w:p>
    <w:p w14:paraId="7AE872A1" w14:textId="77777777" w:rsidR="00B0088B" w:rsidDel="00B0088B" w:rsidRDefault="00B0088B" w:rsidP="00B0088B">
      <w:pPr>
        <w:rPr>
          <w:del w:id="18" w:author="Manuel Sanchez del Rio" w:date="2020-05-31T10:18:00Z"/>
        </w:rPr>
      </w:pPr>
      <w:ins w:id="19" w:author="Manuel Sanchez del Rio" w:date="2020-05-31T10:22:00Z">
        <w:r>
          <w:t>Combining</w:t>
        </w:r>
      </w:ins>
      <w:ins w:id="20" w:author="Manuel Sanchez del Rio" w:date="2020-05-31T10:20:00Z">
        <w:r>
          <w:t xml:space="preserve"> </w:t>
        </w:r>
      </w:ins>
      <w:ins w:id="21" w:author="Manuel Sanchez del Rio" w:date="2020-05-31T10:18:00Z">
        <w:r>
          <w:t>Eq. 1:</w:t>
        </w:r>
      </w:ins>
    </w:p>
    <w:p w14:paraId="42828FC9" w14:textId="77777777" w:rsidR="00B0088B" w:rsidRDefault="00B0088B">
      <w:pPr>
        <w:rPr>
          <w:ins w:id="22" w:author="Manuel Sanchez del Rio" w:date="2020-05-31T10:18:00Z"/>
        </w:rPr>
        <w:pPrChange w:id="23" w:author="Manuel Sanchez del Rio" w:date="2020-05-31T10:18:00Z">
          <w:pPr>
            <w:tabs>
              <w:tab w:val="left" w:pos="2160"/>
            </w:tabs>
            <w:jc w:val="center"/>
          </w:pPr>
        </w:pPrChange>
      </w:pPr>
    </w:p>
    <w:p w14:paraId="25D2F141" w14:textId="2906E233" w:rsidR="00B0088B" w:rsidRDefault="00B0088B" w:rsidP="00B0088B">
      <w:pPr>
        <w:pStyle w:val="MTDisplayEquation"/>
        <w:tabs>
          <w:tab w:val="left" w:pos="2160"/>
          <w:tab w:val="left" w:pos="7920"/>
        </w:tabs>
        <w:rPr>
          <w:ins w:id="24" w:author="Manuel Sanchez del Rio" w:date="2020-05-31T10:18:00Z"/>
        </w:rPr>
      </w:pPr>
      <w:ins w:id="25" w:author="Manuel Sanchez del Rio" w:date="2020-05-31T10:18:00Z">
        <w:r>
          <w:tab/>
        </w:r>
      </w:ins>
      <w:ins w:id="26" w:author="Manuel Sanchez del Rio" w:date="2020-05-31T10:18:00Z">
        <w:r w:rsidRPr="00B0088B">
          <w:rPr>
            <w:position w:val="-30"/>
            <w:rPrChange w:id="27" w:author="Manuel Sanchez del Rio" w:date="2020-05-31T10:20:00Z">
              <w:rPr>
                <w:position w:val="-30"/>
              </w:rPr>
            </w:rPrChange>
          </w:rPr>
          <w:object w:dxaOrig="4500" w:dyaOrig="780" w14:anchorId="6A931D91">
            <v:shape id="_x0000_i1031" type="#_x0000_t75" style="width:225pt;height:39pt" o:ole="">
              <v:imagedata r:id="rId23" o:title=""/>
            </v:shape>
            <o:OLEObject Type="Embed" ProgID="Equation.DSMT4" ShapeID="_x0000_i1031" DrawAspect="Content" ObjectID="_1526369760" r:id="rId24"/>
          </w:object>
        </w:r>
      </w:ins>
      <w:ins w:id="28" w:author="Manuel Sanchez del Rio" w:date="2020-05-31T10:18:00Z">
        <w:r>
          <w:t xml:space="preserve"> </w:t>
        </w:r>
      </w:ins>
    </w:p>
    <w:p w14:paraId="287E1F49" w14:textId="77777777" w:rsidR="00B0088B" w:rsidRDefault="00B0088B">
      <w:pPr>
        <w:rPr>
          <w:ins w:id="29" w:author="Manuel Sanchez del Rio" w:date="2020-05-31T10:19:00Z"/>
        </w:rPr>
        <w:pPrChange w:id="30" w:author="Manuel Sanchez del Rio" w:date="2020-05-31T10:18:00Z">
          <w:pPr>
            <w:tabs>
              <w:tab w:val="left" w:pos="2160"/>
            </w:tabs>
            <w:jc w:val="center"/>
          </w:pPr>
        </w:pPrChange>
      </w:pPr>
    </w:p>
    <w:p w14:paraId="0982F0BD" w14:textId="77777777" w:rsidR="00B0088B" w:rsidRDefault="00B0088B">
      <w:pPr>
        <w:rPr>
          <w:ins w:id="31" w:author="Manuel Sanchez del Rio" w:date="2020-05-31T10:21:00Z"/>
        </w:rPr>
        <w:pPrChange w:id="32" w:author="Manuel Sanchez del Rio" w:date="2020-05-31T10:18:00Z">
          <w:pPr>
            <w:tabs>
              <w:tab w:val="left" w:pos="2160"/>
            </w:tabs>
            <w:jc w:val="center"/>
          </w:pPr>
        </w:pPrChange>
      </w:pPr>
      <w:proofErr w:type="gramStart"/>
      <w:ins w:id="33" w:author="Manuel Sanchez del Rio" w:date="2020-05-31T10:22:00Z">
        <w:r>
          <w:t>with</w:t>
        </w:r>
        <w:proofErr w:type="gramEnd"/>
        <w:r>
          <w:t xml:space="preserve"> the</w:t>
        </w:r>
      </w:ins>
      <w:ins w:id="34" w:author="Manuel Sanchez del Rio" w:date="2020-05-31T10:20:00Z">
        <w:r>
          <w:t xml:space="preserve"> expansion the square root to 4</w:t>
        </w:r>
        <w:r w:rsidRPr="00B0088B">
          <w:rPr>
            <w:vertAlign w:val="superscript"/>
            <w:rPrChange w:id="35" w:author="Manuel Sanchez del Rio" w:date="2020-05-31T10:20:00Z">
              <w:rPr/>
            </w:rPrChange>
          </w:rPr>
          <w:t>th</w:t>
        </w:r>
        <w:r>
          <w:t xml:space="preserve"> degree: </w:t>
        </w:r>
      </w:ins>
    </w:p>
    <w:p w14:paraId="7F5A457E" w14:textId="389926E5" w:rsidR="00B0088B" w:rsidRDefault="00B0088B">
      <w:pPr>
        <w:jc w:val="center"/>
        <w:rPr>
          <w:ins w:id="36" w:author="Manuel Sanchez del Rio" w:date="2020-05-31T10:22:00Z"/>
          <w:position w:val="-12"/>
        </w:rPr>
        <w:pPrChange w:id="37" w:author="Manuel Sanchez del Rio" w:date="2020-05-31T10:22:00Z">
          <w:pPr>
            <w:tabs>
              <w:tab w:val="left" w:pos="2160"/>
            </w:tabs>
            <w:jc w:val="center"/>
          </w:pPr>
        </w:pPrChange>
      </w:pPr>
      <w:ins w:id="38" w:author="Manuel Sanchez del Rio" w:date="2020-05-31T10:21:00Z">
        <w:r w:rsidRPr="00ED4D1F">
          <w:rPr>
            <w:position w:val="-30"/>
          </w:rPr>
          <w:object w:dxaOrig="2900" w:dyaOrig="800" w14:anchorId="28E237E4">
            <v:shape id="_x0000_i1032" type="#_x0000_t75" style="width:145pt;height:40pt" o:ole="">
              <v:imagedata r:id="rId25" o:title=""/>
            </v:shape>
            <o:OLEObject Type="Embed" ProgID="Equation.DSMT4" ShapeID="_x0000_i1032" DrawAspect="Content" ObjectID="_1526369761" r:id="rId26"/>
          </w:object>
        </w:r>
      </w:ins>
    </w:p>
    <w:p w14:paraId="4528F3E0" w14:textId="77777777" w:rsidR="00B0088B" w:rsidRDefault="00B0088B">
      <w:pPr>
        <w:rPr>
          <w:ins w:id="39" w:author="Manuel Sanchez del Rio" w:date="2020-05-31T10:22:00Z"/>
          <w:position w:val="-12"/>
        </w:rPr>
        <w:pPrChange w:id="40" w:author="Manuel Sanchez del Rio" w:date="2020-05-31T10:18:00Z">
          <w:pPr>
            <w:tabs>
              <w:tab w:val="left" w:pos="2160"/>
            </w:tabs>
            <w:jc w:val="center"/>
          </w:pPr>
        </w:pPrChange>
      </w:pPr>
      <w:ins w:id="41" w:author="Manuel Sanchez del Rio" w:date="2020-05-31T10:22:00Z">
        <w:r>
          <w:rPr>
            <w:position w:val="-12"/>
          </w:rPr>
          <w:t xml:space="preserve">we get: </w:t>
        </w:r>
      </w:ins>
    </w:p>
    <w:p w14:paraId="4F20B104" w14:textId="77777777" w:rsidR="00B0088B" w:rsidRDefault="00B0088B">
      <w:pPr>
        <w:rPr>
          <w:ins w:id="42" w:author="Manuel Sanchez del Rio" w:date="2020-05-31T10:20:00Z"/>
        </w:rPr>
        <w:pPrChange w:id="43" w:author="Manuel Sanchez del Rio" w:date="2020-05-31T10:18:00Z">
          <w:pPr>
            <w:tabs>
              <w:tab w:val="left" w:pos="2160"/>
            </w:tabs>
            <w:jc w:val="center"/>
          </w:pPr>
        </w:pPrChange>
      </w:pPr>
    </w:p>
    <w:p w14:paraId="3433BBB9" w14:textId="08207BBF" w:rsidR="00B0088B" w:rsidRDefault="00964179">
      <w:pPr>
        <w:rPr>
          <w:ins w:id="44" w:author="Manuel Sanchez del Rio" w:date="2020-05-31T10:25:00Z"/>
          <w:position w:val="-12"/>
        </w:rPr>
        <w:pPrChange w:id="45" w:author="Manuel Sanchez del Rio" w:date="2020-05-31T10:55:00Z">
          <w:pPr>
            <w:tabs>
              <w:tab w:val="left" w:pos="2160"/>
            </w:tabs>
            <w:jc w:val="center"/>
          </w:pPr>
        </w:pPrChange>
      </w:pPr>
      <w:ins w:id="46" w:author="Manuel Sanchez del Rio" w:date="2020-05-31T10:23:00Z">
        <w:r w:rsidRPr="00B0088B">
          <w:rPr>
            <w:position w:val="-30"/>
          </w:rPr>
          <w:object w:dxaOrig="8220" w:dyaOrig="740" w14:anchorId="0986F51B">
            <v:shape id="_x0000_i1033" type="#_x0000_t75" style="width:411pt;height:37pt" o:ole="">
              <v:imagedata r:id="rId27" o:title=""/>
            </v:shape>
            <o:OLEObject Type="Embed" ProgID="Equation.DSMT4" ShapeID="_x0000_i1033" DrawAspect="Content" ObjectID="_1526369762" r:id="rId28"/>
          </w:object>
        </w:r>
      </w:ins>
      <w:ins w:id="47" w:author="Manuel Sanchez del Rio" w:date="2020-05-31T10:29:00Z">
        <w:r w:rsidR="00E377DE">
          <w:tab/>
          <w:t>(6)</w:t>
        </w:r>
      </w:ins>
    </w:p>
    <w:p w14:paraId="2F9BAB6E" w14:textId="1C092427" w:rsidR="00B0088B" w:rsidRDefault="00B0088B">
      <w:pPr>
        <w:rPr>
          <w:ins w:id="48" w:author="Manuel Sanchez del Rio" w:date="2020-05-31T10:29:00Z"/>
          <w:position w:val="-12"/>
        </w:rPr>
        <w:pPrChange w:id="49" w:author="Manuel Sanchez del Rio" w:date="2020-05-31T10:18:00Z">
          <w:pPr>
            <w:tabs>
              <w:tab w:val="left" w:pos="2160"/>
            </w:tabs>
            <w:jc w:val="center"/>
          </w:pPr>
        </w:pPrChange>
      </w:pPr>
    </w:p>
    <w:p w14:paraId="61381139" w14:textId="796AAE09" w:rsidR="00E377DE" w:rsidRDefault="00E377DE">
      <w:pPr>
        <w:rPr>
          <w:ins w:id="50" w:author="Manuel Sanchez del Rio" w:date="2020-05-31T10:30:00Z"/>
          <w:position w:val="-12"/>
        </w:rPr>
        <w:pPrChange w:id="51" w:author="Manuel Sanchez del Rio" w:date="2020-05-31T10:18:00Z">
          <w:pPr>
            <w:tabs>
              <w:tab w:val="left" w:pos="2160"/>
            </w:tabs>
            <w:jc w:val="center"/>
          </w:pPr>
        </w:pPrChange>
      </w:pPr>
      <w:ins w:id="52" w:author="Manuel Sanchez del Rio" w:date="2020-05-31T10:29:00Z">
        <w:r>
          <w:rPr>
            <w:position w:val="-12"/>
          </w:rPr>
          <w:t xml:space="preserve">To get z we take the </w:t>
        </w:r>
      </w:ins>
      <w:ins w:id="53" w:author="Manuel Sanchez del Rio" w:date="2020-05-31T13:34:00Z">
        <w:r w:rsidR="003C2B36">
          <w:rPr>
            <w:position w:val="-12"/>
          </w:rPr>
          <w:t xml:space="preserve">negative </w:t>
        </w:r>
      </w:ins>
      <w:ins w:id="54" w:author="Manuel Sanchez del Rio" w:date="2020-05-31T10:29:00Z">
        <w:r>
          <w:rPr>
            <w:position w:val="-12"/>
          </w:rPr>
          <w:t xml:space="preserve">square root of (6) and use the Taylor expansion: </w:t>
        </w:r>
      </w:ins>
    </w:p>
    <w:p w14:paraId="4F3DA67E" w14:textId="3F0F6CF8" w:rsidR="00E377DE" w:rsidRDefault="003C2B36">
      <w:pPr>
        <w:jc w:val="center"/>
        <w:rPr>
          <w:ins w:id="55" w:author="Manuel Sanchez del Rio" w:date="2020-05-31T10:34:00Z"/>
          <w:position w:val="-12"/>
        </w:rPr>
        <w:pPrChange w:id="56" w:author="Manuel Sanchez del Rio" w:date="2020-05-31T10:54:00Z">
          <w:pPr>
            <w:tabs>
              <w:tab w:val="left" w:pos="2160"/>
            </w:tabs>
            <w:jc w:val="center"/>
          </w:pPr>
        </w:pPrChange>
      </w:pPr>
      <w:ins w:id="57" w:author="Manuel Sanchez del Rio" w:date="2020-05-31T10:30:00Z">
        <w:r w:rsidRPr="00ED4D1F">
          <w:rPr>
            <w:position w:val="-30"/>
          </w:rPr>
          <w:object w:dxaOrig="4120" w:dyaOrig="800" w14:anchorId="5661368D">
            <v:shape id="_x0000_i1034" type="#_x0000_t75" style="width:206pt;height:40pt" o:ole="">
              <v:imagedata r:id="rId29" o:title=""/>
            </v:shape>
            <o:OLEObject Type="Embed" ProgID="Equation.DSMT4" ShapeID="_x0000_i1034" DrawAspect="Content" ObjectID="_1526369763" r:id="rId30"/>
          </w:object>
        </w:r>
      </w:ins>
    </w:p>
    <w:p w14:paraId="0C601424" w14:textId="5CF1732E" w:rsidR="00252BC6" w:rsidRDefault="00252BC6">
      <w:pPr>
        <w:rPr>
          <w:ins w:id="58" w:author="Manuel Sanchez del Rio" w:date="2020-05-31T10:34:00Z"/>
          <w:position w:val="-12"/>
        </w:rPr>
        <w:pPrChange w:id="59" w:author="Manuel Sanchez del Rio" w:date="2020-05-31T10:18:00Z">
          <w:pPr>
            <w:tabs>
              <w:tab w:val="left" w:pos="2160"/>
            </w:tabs>
            <w:jc w:val="center"/>
          </w:pPr>
        </w:pPrChange>
      </w:pPr>
      <w:ins w:id="60" w:author="Manuel Sanchez del Rio" w:date="2020-05-31T10:34:00Z">
        <w:r>
          <w:rPr>
            <w:position w:val="-12"/>
          </w:rPr>
          <w:t xml:space="preserve">we get </w:t>
        </w:r>
      </w:ins>
    </w:p>
    <w:p w14:paraId="0D63363E" w14:textId="214A9815" w:rsidR="00252BC6" w:rsidRDefault="008E1E77" w:rsidP="00252BC6">
      <w:pPr>
        <w:jc w:val="center"/>
        <w:rPr>
          <w:ins w:id="61" w:author="Manuel Sanchez del Rio" w:date="2020-05-31T10:34:00Z"/>
          <w:position w:val="-12"/>
        </w:rPr>
      </w:pPr>
      <w:ins w:id="62" w:author="Manuel Sanchez del Rio" w:date="2020-05-31T10:34:00Z">
        <w:r w:rsidRPr="00B0088B">
          <w:rPr>
            <w:position w:val="-30"/>
          </w:rPr>
          <w:object w:dxaOrig="5900" w:dyaOrig="740" w14:anchorId="2765F48B">
            <v:shape id="_x0000_i1035" type="#_x0000_t75" style="width:295pt;height:37pt" o:ole="">
              <v:imagedata r:id="rId31" o:title=""/>
            </v:shape>
            <o:OLEObject Type="Embed" ProgID="Equation.DSMT4" ShapeID="_x0000_i1035" DrawAspect="Content" ObjectID="_1526369764" r:id="rId32"/>
          </w:object>
        </w:r>
      </w:ins>
    </w:p>
    <w:p w14:paraId="07F399F5" w14:textId="716E54B4" w:rsidR="00252BC6" w:rsidRDefault="00252BC6">
      <w:pPr>
        <w:rPr>
          <w:ins w:id="63" w:author="Manuel Sanchez del Rio" w:date="2020-05-31T10:40:00Z"/>
          <w:position w:val="-12"/>
        </w:rPr>
        <w:pPrChange w:id="64" w:author="Manuel Sanchez del Rio" w:date="2020-05-31T10:18:00Z">
          <w:pPr>
            <w:tabs>
              <w:tab w:val="left" w:pos="2160"/>
            </w:tabs>
            <w:jc w:val="center"/>
          </w:pPr>
        </w:pPrChange>
      </w:pPr>
      <w:ins w:id="65" w:author="Manuel Sanchez del Rio" w:date="2020-05-31T10:40:00Z">
        <w:r>
          <w:rPr>
            <w:position w:val="-12"/>
          </w:rPr>
          <w:t>in the parenthesis the (1/q) term can be neglected with respect to the other term:</w:t>
        </w:r>
      </w:ins>
    </w:p>
    <w:p w14:paraId="18F8F137" w14:textId="6D0AAE57" w:rsidR="00252BC6" w:rsidRDefault="00BA66E3" w:rsidP="00252BC6">
      <w:pPr>
        <w:jc w:val="center"/>
        <w:rPr>
          <w:ins w:id="66" w:author="Manuel Sanchez del Rio" w:date="2020-05-31T10:40:00Z"/>
          <w:position w:val="-12"/>
        </w:rPr>
      </w:pPr>
      <w:ins w:id="67" w:author="Manuel Sanchez del Rio" w:date="2020-05-31T10:40:00Z">
        <w:r w:rsidRPr="00BA66E3">
          <w:rPr>
            <w:position w:val="-28"/>
          </w:rPr>
          <w:object w:dxaOrig="4460" w:dyaOrig="800" w14:anchorId="7646E62B">
            <v:shape id="_x0000_i1036" type="#_x0000_t75" style="width:223pt;height:40pt" o:ole="">
              <v:imagedata r:id="rId33" o:title=""/>
            </v:shape>
            <o:OLEObject Type="Embed" ProgID="Equation.DSMT4" ShapeID="_x0000_i1036" DrawAspect="Content" ObjectID="_1526369765" r:id="rId34"/>
          </w:object>
        </w:r>
      </w:ins>
      <w:ins w:id="68" w:author="Manuel Sanchez del Rio" w:date="2020-05-31T10:40:00Z">
        <w:r w:rsidR="00252BC6">
          <w:tab/>
          <w:t>(7)</w:t>
        </w:r>
      </w:ins>
    </w:p>
    <w:p w14:paraId="25B414BF" w14:textId="37184992" w:rsidR="00BA66E3" w:rsidRDefault="001B739F">
      <w:pPr>
        <w:rPr>
          <w:ins w:id="69" w:author="Manuel Sanchez del Rio" w:date="2020-05-31T10:46:00Z"/>
          <w:position w:val="-12"/>
        </w:rPr>
        <w:pPrChange w:id="70" w:author="Manuel Sanchez del Rio" w:date="2020-05-31T10:18:00Z">
          <w:pPr>
            <w:tabs>
              <w:tab w:val="left" w:pos="2160"/>
            </w:tabs>
            <w:jc w:val="center"/>
          </w:pPr>
        </w:pPrChange>
      </w:pPr>
      <w:ins w:id="71" w:author="Manuel Sanchez del Rio" w:date="2020-05-31T10:43:00Z">
        <w:r>
          <w:rPr>
            <w:position w:val="-12"/>
          </w:rPr>
          <w:t xml:space="preserve">Here the first term is the shift to have the mirror origin at zero, the second term is the quadratic approximation to the </w:t>
        </w:r>
      </w:ins>
      <w:ins w:id="72" w:author="Manuel Sanchez del Rio" w:date="2020-05-31T10:44:00Z">
        <w:r w:rsidR="00746038">
          <w:rPr>
            <w:position w:val="-12"/>
          </w:rPr>
          <w:t>circle</w:t>
        </w:r>
      </w:ins>
      <w:ins w:id="73" w:author="Manuel Sanchez del Rio" w:date="2020-05-31T13:41:00Z">
        <w:r w:rsidR="008E1E77">
          <w:rPr>
            <w:position w:val="-12"/>
          </w:rPr>
          <w:t xml:space="preserve"> </w:t>
        </w:r>
        <w:bookmarkStart w:id="74" w:name="_GoBack"/>
        <w:r w:rsidR="008E1E77">
          <w:rPr>
            <w:position w:val="-12"/>
          </w:rPr>
          <w:t xml:space="preserve">given by the </w:t>
        </w:r>
        <w:proofErr w:type="spellStart"/>
        <w:r w:rsidR="008E1E77">
          <w:rPr>
            <w:position w:val="-12"/>
          </w:rPr>
          <w:t>Coddington</w:t>
        </w:r>
        <w:proofErr w:type="spellEnd"/>
        <w:r w:rsidR="008E1E77">
          <w:rPr>
            <w:position w:val="-12"/>
          </w:rPr>
          <w:t xml:space="preserve"> </w:t>
        </w:r>
        <w:proofErr w:type="spellStart"/>
        <w:r w:rsidR="008E1E77">
          <w:rPr>
            <w:position w:val="-12"/>
          </w:rPr>
          <w:t>eqs</w:t>
        </w:r>
        <w:proofErr w:type="spellEnd"/>
        <w:r w:rsidR="008E1E77">
          <w:rPr>
            <w:position w:val="-12"/>
          </w:rPr>
          <w:t xml:space="preserve">. </w:t>
        </w:r>
      </w:ins>
      <w:ins w:id="75" w:author="Manuel Sanchez del Rio" w:date="2020-05-31T10:44:00Z">
        <w:r w:rsidR="00746038">
          <w:rPr>
            <w:position w:val="-12"/>
          </w:rPr>
          <w:t xml:space="preserve"> </w:t>
        </w:r>
        <w:bookmarkEnd w:id="74"/>
        <w:r w:rsidR="00746038">
          <w:rPr>
            <w:position w:val="-12"/>
          </w:rPr>
          <w:t xml:space="preserve">and the third is the </w:t>
        </w:r>
      </w:ins>
      <w:ins w:id="76" w:author="Manuel Sanchez del Rio" w:date="2020-05-31T10:45:00Z">
        <w:r w:rsidR="00BA66E3">
          <w:rPr>
            <w:position w:val="-12"/>
          </w:rPr>
          <w:t>difference with the circle</w:t>
        </w:r>
      </w:ins>
      <w:ins w:id="77" w:author="Manuel Sanchez del Rio" w:date="2020-05-31T10:46:00Z">
        <w:r w:rsidR="00BA66E3">
          <w:rPr>
            <w:position w:val="-12"/>
          </w:rPr>
          <w:t xml:space="preserve"> for </w:t>
        </w:r>
        <w:proofErr w:type="spellStart"/>
        <w:r w:rsidR="00BA66E3">
          <w:rPr>
            <w:position w:val="-12"/>
          </w:rPr>
          <w:t>diaboloid</w:t>
        </w:r>
        <w:proofErr w:type="spellEnd"/>
        <w:r w:rsidR="00BA66E3">
          <w:rPr>
            <w:position w:val="-12"/>
          </w:rPr>
          <w:t xml:space="preserve"> Type I (</w:t>
        </w:r>
      </w:ins>
      <w:ins w:id="78" w:author="Manuel Sanchez del Rio" w:date="2020-05-31T10:47:00Z">
        <w:r w:rsidR="00BA66E3">
          <w:rPr>
            <w:position w:val="-12"/>
          </w:rPr>
          <w:t>point to segment focusing</w:t>
        </w:r>
      </w:ins>
      <w:ins w:id="79" w:author="Manuel Sanchez del Rio" w:date="2020-05-31T10:46:00Z">
        <w:r w:rsidR="00BA66E3">
          <w:rPr>
            <w:position w:val="-12"/>
          </w:rPr>
          <w:t xml:space="preserve">) </w:t>
        </w:r>
      </w:ins>
      <w:ins w:id="80" w:author="Manuel Sanchez del Rio" w:date="2020-05-31T10:45:00Z">
        <w:r w:rsidR="00BA66E3">
          <w:rPr>
            <w:position w:val="-12"/>
          </w:rPr>
          <w:t>:</w:t>
        </w:r>
      </w:ins>
    </w:p>
    <w:p w14:paraId="2D0FCB57" w14:textId="4A969FEC" w:rsidR="00BA66E3" w:rsidRDefault="00BA66E3">
      <w:pPr>
        <w:jc w:val="center"/>
        <w:rPr>
          <w:ins w:id="81" w:author="Manuel Sanchez del Rio" w:date="2020-05-31T10:47:00Z"/>
          <w:position w:val="-12"/>
        </w:rPr>
        <w:pPrChange w:id="82" w:author="Manuel Sanchez del Rio" w:date="2020-05-31T10:50:00Z">
          <w:pPr>
            <w:tabs>
              <w:tab w:val="left" w:pos="2160"/>
            </w:tabs>
            <w:jc w:val="center"/>
          </w:pPr>
        </w:pPrChange>
      </w:pPr>
      <w:ins w:id="83" w:author="Manuel Sanchez del Rio" w:date="2020-05-31T10:46:00Z">
        <w:r w:rsidRPr="00BA66E3">
          <w:rPr>
            <w:position w:val="-28"/>
          </w:rPr>
          <w:object w:dxaOrig="2020" w:dyaOrig="800" w14:anchorId="51F8A31E">
            <v:shape id="_x0000_i1037" type="#_x0000_t75" style="width:101pt;height:40pt" o:ole="">
              <v:imagedata r:id="rId35" o:title=""/>
            </v:shape>
            <o:OLEObject Type="Embed" ProgID="Equation.DSMT4" ShapeID="_x0000_i1037" DrawAspect="Content" ObjectID="_1526369766" r:id="rId36"/>
          </w:object>
        </w:r>
      </w:ins>
    </w:p>
    <w:p w14:paraId="420C46C5" w14:textId="05FC168C" w:rsidR="00BA66E3" w:rsidRDefault="00BA66E3">
      <w:pPr>
        <w:rPr>
          <w:ins w:id="84" w:author="Manuel Sanchez del Rio" w:date="2020-05-31T10:48:00Z"/>
          <w:position w:val="-12"/>
        </w:rPr>
        <w:pPrChange w:id="85" w:author="Manuel Sanchez del Rio" w:date="2020-05-31T10:18:00Z">
          <w:pPr>
            <w:tabs>
              <w:tab w:val="left" w:pos="2160"/>
            </w:tabs>
            <w:jc w:val="center"/>
          </w:pPr>
        </w:pPrChange>
      </w:pPr>
      <w:ins w:id="86" w:author="Manuel Sanchez del Rio" w:date="2020-05-31T10:47:00Z">
        <w:r>
          <w:rPr>
            <w:position w:val="-12"/>
          </w:rPr>
          <w:t xml:space="preserve">For </w:t>
        </w:r>
        <w:proofErr w:type="spellStart"/>
        <w:r>
          <w:rPr>
            <w:position w:val="-12"/>
          </w:rPr>
          <w:t>diaboloid</w:t>
        </w:r>
        <w:proofErr w:type="spellEnd"/>
        <w:r>
          <w:rPr>
            <w:position w:val="-12"/>
          </w:rPr>
          <w:t xml:space="preserve"> Type II (segment-to-point focus) which is the one used at the </w:t>
        </w:r>
        <w:proofErr w:type="spellStart"/>
        <w:r>
          <w:rPr>
            <w:position w:val="-12"/>
          </w:rPr>
          <w:t>beamlines</w:t>
        </w:r>
        <w:proofErr w:type="spellEnd"/>
        <w:r>
          <w:rPr>
            <w:position w:val="-12"/>
          </w:rPr>
          <w:t xml:space="preserve">, we </w:t>
        </w:r>
      </w:ins>
      <w:ins w:id="87" w:author="Manuel Sanchez del Rio" w:date="2020-05-31T10:50:00Z">
        <w:r>
          <w:rPr>
            <w:position w:val="-12"/>
          </w:rPr>
          <w:t>swap</w:t>
        </w:r>
      </w:ins>
      <w:ins w:id="88" w:author="Manuel Sanchez del Rio" w:date="2020-05-31T10:47:00Z">
        <w:r>
          <w:rPr>
            <w:position w:val="-12"/>
          </w:rPr>
          <w:t xml:space="preserve"> p </w:t>
        </w:r>
      </w:ins>
      <w:ins w:id="89" w:author="Manuel Sanchez del Rio" w:date="2020-05-31T10:50:00Z">
        <w:r>
          <w:rPr>
            <w:position w:val="-12"/>
          </w:rPr>
          <w:t>and</w:t>
        </w:r>
      </w:ins>
      <w:ins w:id="90" w:author="Manuel Sanchez del Rio" w:date="2020-05-31T10:47:00Z">
        <w:r>
          <w:rPr>
            <w:position w:val="-12"/>
          </w:rPr>
          <w:t xml:space="preserve"> q:</w:t>
        </w:r>
      </w:ins>
    </w:p>
    <w:p w14:paraId="482FE78C" w14:textId="62EB26D9" w:rsidR="00BA66E3" w:rsidRDefault="00BA66E3">
      <w:pPr>
        <w:jc w:val="center"/>
        <w:rPr>
          <w:ins w:id="91" w:author="Manuel Sanchez del Rio" w:date="2020-05-31T10:48:00Z"/>
          <w:position w:val="-12"/>
        </w:rPr>
        <w:pPrChange w:id="92" w:author="Manuel Sanchez del Rio" w:date="2020-05-31T10:50:00Z">
          <w:pPr>
            <w:tabs>
              <w:tab w:val="left" w:pos="2160"/>
            </w:tabs>
            <w:jc w:val="center"/>
          </w:pPr>
        </w:pPrChange>
      </w:pPr>
      <w:ins w:id="93" w:author="Manuel Sanchez del Rio" w:date="2020-05-31T10:48:00Z">
        <w:r w:rsidRPr="00BA66E3">
          <w:rPr>
            <w:position w:val="-28"/>
          </w:rPr>
          <w:object w:dxaOrig="2020" w:dyaOrig="800" w14:anchorId="70D2D2BA">
            <v:shape id="_x0000_i1038" type="#_x0000_t75" style="width:101pt;height:40pt" o:ole="">
              <v:imagedata r:id="rId37" o:title=""/>
            </v:shape>
            <o:OLEObject Type="Embed" ProgID="Equation.DSMT4" ShapeID="_x0000_i1038" DrawAspect="Content" ObjectID="_1526369767" r:id="rId38"/>
          </w:object>
        </w:r>
      </w:ins>
    </w:p>
    <w:p w14:paraId="32F984B6" w14:textId="1C9B29A8" w:rsidR="00BA66E3" w:rsidRDefault="00BA66E3">
      <w:pPr>
        <w:rPr>
          <w:ins w:id="94" w:author="Manuel Sanchez del Rio" w:date="2020-05-31T10:50:00Z"/>
          <w:position w:val="-12"/>
        </w:rPr>
        <w:pPrChange w:id="95" w:author="Manuel Sanchez del Rio" w:date="2020-05-31T10:18:00Z">
          <w:pPr>
            <w:tabs>
              <w:tab w:val="left" w:pos="2160"/>
            </w:tabs>
            <w:jc w:val="center"/>
          </w:pPr>
        </w:pPrChange>
      </w:pPr>
      <w:ins w:id="96" w:author="Manuel Sanchez del Rio" w:date="2020-05-31T10:48:00Z">
        <w:r>
          <w:rPr>
            <w:position w:val="-12"/>
          </w:rPr>
          <w:t xml:space="preserve">and in the typical case of </w:t>
        </w:r>
      </w:ins>
      <w:ins w:id="97" w:author="Manuel Sanchez del Rio" w:date="2020-05-31T10:49:00Z">
        <w:r>
          <w:rPr>
            <w:position w:val="-12"/>
          </w:rPr>
          <w:t>p=2q we obtain Eq. 4:</w:t>
        </w:r>
      </w:ins>
    </w:p>
    <w:p w14:paraId="0799D732" w14:textId="63493824" w:rsidR="00BA66E3" w:rsidRDefault="00BA66E3">
      <w:pPr>
        <w:jc w:val="center"/>
        <w:rPr>
          <w:ins w:id="98" w:author="Manuel Sanchez del Rio" w:date="2020-05-31T10:49:00Z"/>
          <w:position w:val="-12"/>
        </w:rPr>
        <w:pPrChange w:id="99" w:author="Manuel Sanchez del Rio" w:date="2020-05-31T10:51:00Z">
          <w:pPr>
            <w:tabs>
              <w:tab w:val="left" w:pos="2160"/>
            </w:tabs>
            <w:jc w:val="center"/>
          </w:pPr>
        </w:pPrChange>
      </w:pPr>
      <w:ins w:id="100" w:author="Manuel Sanchez del Rio" w:date="2020-05-31T10:50:00Z">
        <w:r w:rsidRPr="00BA66E3">
          <w:rPr>
            <w:position w:val="-28"/>
          </w:rPr>
          <w:object w:dxaOrig="1820" w:dyaOrig="700" w14:anchorId="33E13F61">
            <v:shape id="_x0000_i1039" type="#_x0000_t75" style="width:91pt;height:35pt" o:ole="">
              <v:imagedata r:id="rId39" o:title=""/>
            </v:shape>
            <o:OLEObject Type="Embed" ProgID="Equation.DSMT4" ShapeID="_x0000_i1039" DrawAspect="Content" ObjectID="_1526369768" r:id="rId40"/>
          </w:object>
        </w:r>
      </w:ins>
    </w:p>
    <w:p w14:paraId="234BABBE" w14:textId="77777777" w:rsidR="00BA66E3" w:rsidRDefault="00BA66E3">
      <w:pPr>
        <w:rPr>
          <w:ins w:id="101" w:author="Manuel Sanchez del Rio" w:date="2020-05-31T10:47:00Z"/>
          <w:position w:val="-12"/>
        </w:rPr>
        <w:pPrChange w:id="102" w:author="Manuel Sanchez del Rio" w:date="2020-05-31T10:18:00Z">
          <w:pPr>
            <w:tabs>
              <w:tab w:val="left" w:pos="2160"/>
            </w:tabs>
            <w:jc w:val="center"/>
          </w:pPr>
        </w:pPrChange>
      </w:pPr>
    </w:p>
    <w:p w14:paraId="4A19869E" w14:textId="77777777" w:rsidR="00BA66E3" w:rsidRDefault="00BA66E3">
      <w:pPr>
        <w:rPr>
          <w:ins w:id="103" w:author="Manuel Sanchez del Rio" w:date="2020-05-31T10:46:00Z"/>
          <w:position w:val="-12"/>
        </w:rPr>
        <w:pPrChange w:id="104" w:author="Manuel Sanchez del Rio" w:date="2020-05-31T10:18:00Z">
          <w:pPr>
            <w:tabs>
              <w:tab w:val="left" w:pos="2160"/>
            </w:tabs>
            <w:jc w:val="center"/>
          </w:pPr>
        </w:pPrChange>
      </w:pPr>
    </w:p>
    <w:p w14:paraId="15A10128" w14:textId="77777777" w:rsidR="00BA66E3" w:rsidRDefault="00BA66E3">
      <w:pPr>
        <w:rPr>
          <w:ins w:id="105" w:author="Manuel Sanchez del Rio" w:date="2020-05-31T10:45:00Z"/>
          <w:position w:val="-12"/>
        </w:rPr>
        <w:pPrChange w:id="106" w:author="Manuel Sanchez del Rio" w:date="2020-05-31T10:18:00Z">
          <w:pPr>
            <w:tabs>
              <w:tab w:val="left" w:pos="2160"/>
            </w:tabs>
            <w:jc w:val="center"/>
          </w:pPr>
        </w:pPrChange>
      </w:pPr>
    </w:p>
    <w:p w14:paraId="00D13E12" w14:textId="088C9E49" w:rsidR="00252BC6" w:rsidRDefault="00BA66E3">
      <w:pPr>
        <w:rPr>
          <w:ins w:id="107" w:author="Manuel Sanchez del Rio" w:date="2020-05-31T10:29:00Z"/>
          <w:position w:val="-12"/>
        </w:rPr>
        <w:pPrChange w:id="108" w:author="Manuel Sanchez del Rio" w:date="2020-05-31T10:18:00Z">
          <w:pPr>
            <w:tabs>
              <w:tab w:val="left" w:pos="2160"/>
            </w:tabs>
            <w:jc w:val="center"/>
          </w:pPr>
        </w:pPrChange>
      </w:pPr>
      <w:ins w:id="109" w:author="Manuel Sanchez del Rio" w:date="2020-05-31T10:45:00Z">
        <w:r>
          <w:rPr>
            <w:position w:val="-12"/>
          </w:rPr>
          <w:t xml:space="preserve"> </w:t>
        </w:r>
      </w:ins>
    </w:p>
    <w:p w14:paraId="3EF99272" w14:textId="77777777" w:rsidR="00E377DE" w:rsidRDefault="00E377DE">
      <w:pPr>
        <w:rPr>
          <w:ins w:id="110" w:author="Manuel Sanchez del Rio" w:date="2020-05-31T10:28:00Z"/>
          <w:position w:val="-12"/>
        </w:rPr>
        <w:pPrChange w:id="111" w:author="Manuel Sanchez del Rio" w:date="2020-05-31T10:18:00Z">
          <w:pPr>
            <w:tabs>
              <w:tab w:val="left" w:pos="2160"/>
            </w:tabs>
            <w:jc w:val="center"/>
          </w:pPr>
        </w:pPrChange>
      </w:pPr>
    </w:p>
    <w:p w14:paraId="517E3984" w14:textId="77777777" w:rsidR="00E377DE" w:rsidRDefault="00E377DE">
      <w:pPr>
        <w:rPr>
          <w:ins w:id="112" w:author="Manuel Sanchez del Rio" w:date="2020-05-31T10:28:00Z"/>
          <w:position w:val="-12"/>
        </w:rPr>
        <w:pPrChange w:id="113" w:author="Manuel Sanchez del Rio" w:date="2020-05-31T10:18:00Z">
          <w:pPr>
            <w:tabs>
              <w:tab w:val="left" w:pos="2160"/>
            </w:tabs>
            <w:jc w:val="center"/>
          </w:pPr>
        </w:pPrChange>
      </w:pPr>
    </w:p>
    <w:p w14:paraId="7271706A" w14:textId="77777777" w:rsidR="00E377DE" w:rsidRDefault="00E377DE">
      <w:pPr>
        <w:rPr>
          <w:ins w:id="114" w:author="Manuel Sanchez del Rio" w:date="2020-05-31T10:24:00Z"/>
          <w:position w:val="-12"/>
        </w:rPr>
        <w:pPrChange w:id="115" w:author="Manuel Sanchez del Rio" w:date="2020-05-31T10:18:00Z">
          <w:pPr>
            <w:tabs>
              <w:tab w:val="left" w:pos="2160"/>
            </w:tabs>
            <w:jc w:val="center"/>
          </w:pPr>
        </w:pPrChange>
      </w:pPr>
    </w:p>
    <w:p w14:paraId="51994AF8" w14:textId="00A465B7" w:rsidR="006F013A" w:rsidRDefault="006F013A" w:rsidP="006F013A">
      <w:pPr>
        <w:rPr>
          <w:ins w:id="116" w:author="Manuel Sanchez del Rio" w:date="2020-06-01T08:41:00Z"/>
          <w:b/>
        </w:rPr>
      </w:pPr>
      <w:ins w:id="117" w:author="Manuel Sanchez del Rio" w:date="2020-06-01T08:41:00Z">
        <w:r>
          <w:rPr>
            <w:b/>
          </w:rPr>
          <w:t>B</w:t>
        </w:r>
        <w:r w:rsidRPr="00477917">
          <w:rPr>
            <w:b/>
          </w:rPr>
          <w:t>.</w:t>
        </w:r>
        <w:r w:rsidRPr="00477917">
          <w:rPr>
            <w:b/>
          </w:rPr>
          <w:tab/>
        </w:r>
        <w:r>
          <w:rPr>
            <w:b/>
          </w:rPr>
          <w:t>Additional comments</w:t>
        </w:r>
      </w:ins>
    </w:p>
    <w:p w14:paraId="3DDEC14C" w14:textId="31E53ADC" w:rsidR="006F013A" w:rsidRDefault="006F013A" w:rsidP="006F013A">
      <w:pPr>
        <w:rPr>
          <w:ins w:id="118" w:author="Manuel Sanchez del Rio" w:date="2020-06-01T08:45:00Z"/>
        </w:rPr>
      </w:pPr>
      <w:ins w:id="119" w:author="Manuel Sanchez del Rio" w:date="2020-06-01T08:41:00Z">
        <w:r w:rsidRPr="006F013A">
          <w:rPr>
            <w:rPrChange w:id="120" w:author="Manuel Sanchez del Rio" w:date="2020-06-01T08:44:00Z">
              <w:rPr>
                <w:b/>
              </w:rPr>
            </w:rPrChange>
          </w:rPr>
          <w:t xml:space="preserve">The Eq. 4 is a very interesting result. But note that </w:t>
        </w:r>
        <w:proofErr w:type="spellStart"/>
        <w:r w:rsidRPr="006F013A">
          <w:rPr>
            <w:rPrChange w:id="121" w:author="Manuel Sanchez del Rio" w:date="2020-06-01T08:44:00Z">
              <w:rPr>
                <w:b/>
              </w:rPr>
            </w:rPrChange>
          </w:rPr>
          <w:t>dz</w:t>
        </w:r>
        <w:proofErr w:type="spellEnd"/>
        <w:r w:rsidRPr="006F013A">
          <w:rPr>
            <w:rPrChange w:id="122" w:author="Manuel Sanchez del Rio" w:date="2020-06-01T08:44:00Z">
              <w:rPr>
                <w:b/>
              </w:rPr>
            </w:rPrChange>
          </w:rPr>
          <w:t xml:space="preserve"> is the difference from the </w:t>
        </w:r>
      </w:ins>
      <w:ins w:id="123" w:author="Manuel Sanchez del Rio" w:date="2020-06-01T08:42:00Z">
        <w:r w:rsidRPr="006F013A">
          <w:rPr>
            <w:rPrChange w:id="124" w:author="Manuel Sanchez del Rio" w:date="2020-06-01T08:44:00Z">
              <w:rPr>
                <w:b/>
              </w:rPr>
            </w:rPrChange>
          </w:rPr>
          <w:t xml:space="preserve">ellipse of the </w:t>
        </w:r>
        <w:proofErr w:type="spellStart"/>
        <w:r w:rsidRPr="006F013A">
          <w:rPr>
            <w:rPrChange w:id="125" w:author="Manuel Sanchez del Rio" w:date="2020-06-01T08:44:00Z">
              <w:rPr>
                <w:b/>
              </w:rPr>
            </w:rPrChange>
          </w:rPr>
          <w:t>diaboloid</w:t>
        </w:r>
        <w:proofErr w:type="spellEnd"/>
        <w:r w:rsidRPr="006F013A">
          <w:rPr>
            <w:rPrChange w:id="126" w:author="Manuel Sanchez del Rio" w:date="2020-06-01T08:44:00Z">
              <w:rPr>
                <w:b/>
              </w:rPr>
            </w:rPrChange>
          </w:rPr>
          <w:t xml:space="preserve"> sagittal cut </w:t>
        </w:r>
      </w:ins>
      <w:ins w:id="127" w:author="Manuel Sanchez del Rio" w:date="2020-06-01T08:43:00Z">
        <w:r w:rsidRPr="006F013A">
          <w:rPr>
            <w:rPrChange w:id="128" w:author="Manuel Sanchez del Rio" w:date="2020-06-01T08:44:00Z">
              <w:rPr>
                <w:b/>
              </w:rPr>
            </w:rPrChange>
          </w:rPr>
          <w:t>approximated to the fourth degree and the approximation of the circle</w:t>
        </w:r>
      </w:ins>
      <w:ins w:id="129" w:author="Manuel Sanchez del Rio" w:date="2020-06-01T08:44:00Z">
        <w:r w:rsidRPr="006F013A">
          <w:rPr>
            <w:rPrChange w:id="130" w:author="Manuel Sanchez del Rio" w:date="2020-06-01T08:44:00Z">
              <w:rPr>
                <w:b/>
              </w:rPr>
            </w:rPrChange>
          </w:rPr>
          <w:t xml:space="preserve"> (not the exact circle in Eq. 3</w:t>
        </w:r>
      </w:ins>
      <w:ins w:id="131" w:author="Manuel Sanchez del Rio" w:date="2020-06-01T08:45:00Z">
        <w:r>
          <w:t>)</w:t>
        </w:r>
      </w:ins>
      <w:ins w:id="132" w:author="Manuel Sanchez del Rio" w:date="2020-06-01T08:44:00Z">
        <w:r>
          <w:t>.</w:t>
        </w:r>
      </w:ins>
    </w:p>
    <w:p w14:paraId="420FE08A" w14:textId="57B8CC0C" w:rsidR="006F013A" w:rsidRDefault="006F013A" w:rsidP="006F013A">
      <w:pPr>
        <w:rPr>
          <w:ins w:id="133" w:author="Manuel Sanchez del Rio" w:date="2020-06-01T08:45:00Z"/>
        </w:rPr>
      </w:pPr>
      <w:ins w:id="134" w:author="Manuel Sanchez del Rio" w:date="2020-06-01T08:54:00Z">
        <w:r>
          <w:t>The next figure</w:t>
        </w:r>
      </w:ins>
      <w:ins w:id="135" w:author="Manuel Sanchez del Rio" w:date="2020-06-01T08:46:00Z">
        <w:r>
          <w:t xml:space="preserve"> is the full shape that I calculated </w:t>
        </w:r>
      </w:ins>
      <w:ins w:id="136" w:author="Manuel Sanchez del Rio" w:date="2020-06-01T08:47:00Z">
        <w:r>
          <w:t xml:space="preserve">(numerically in </w:t>
        </w:r>
        <w:proofErr w:type="spellStart"/>
        <w:r>
          <w:t>Oasys</w:t>
        </w:r>
        <w:proofErr w:type="spellEnd"/>
        <w:r>
          <w:t xml:space="preserve"> and with Ken’s equation </w:t>
        </w:r>
        <w:proofErr w:type="spellStart"/>
        <w:r>
          <w:t>swappinf</w:t>
        </w:r>
        <w:proofErr w:type="spellEnd"/>
        <w:r>
          <w:t xml:space="preserve"> p and q) </w:t>
        </w:r>
      </w:ins>
      <w:ins w:id="137" w:author="Manuel Sanchez del Rio" w:date="2020-06-01T08:46:00Z">
        <w:r>
          <w:t>and your equations</w:t>
        </w:r>
      </w:ins>
      <w:ins w:id="138" w:author="Manuel Sanchez del Rio" w:date="2020-06-01T08:47:00Z">
        <w:r>
          <w:t xml:space="preserve">. </w:t>
        </w:r>
      </w:ins>
      <w:ins w:id="139" w:author="Manuel Sanchez del Rio" w:date="2020-06-01T08:54:00Z">
        <w:r>
          <w:t xml:space="preserve">On the right, you find a zoom of the edge. </w:t>
        </w:r>
      </w:ins>
      <w:ins w:id="140" w:author="Manuel Sanchez del Rio" w:date="2020-06-01T08:47:00Z">
        <w:r>
          <w:t xml:space="preserve">There is a small difference. </w:t>
        </w:r>
      </w:ins>
    </w:p>
    <w:p w14:paraId="7625E712" w14:textId="4A7E7CE0" w:rsidR="006F013A" w:rsidRDefault="006F013A" w:rsidP="006F013A">
      <w:pPr>
        <w:rPr>
          <w:ins w:id="141" w:author="Manuel Sanchez del Rio" w:date="2020-06-01T08:47:00Z"/>
        </w:rPr>
      </w:pPr>
      <w:ins w:id="142" w:author="Manuel Sanchez del Rio" w:date="2020-06-01T08:45:00Z">
        <w:r>
          <w:rPr>
            <w:noProof/>
          </w:rPr>
          <w:drawing>
            <wp:inline distT="0" distB="0" distL="0" distR="0" wp14:anchorId="78D248C5" wp14:editId="511218EC">
              <wp:extent cx="2743200" cy="21427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59" cy="2142778"/>
                      </a:xfrm>
                      <a:prstGeom prst="rect">
                        <a:avLst/>
                      </a:prstGeom>
                      <a:noFill/>
                      <a:ln>
                        <a:noFill/>
                      </a:ln>
                    </pic:spPr>
                  </pic:pic>
                </a:graphicData>
              </a:graphic>
            </wp:inline>
          </w:drawing>
        </w:r>
      </w:ins>
      <w:ins w:id="143" w:author="Manuel Sanchez del Rio" w:date="2020-06-01T08:46:00Z">
        <w:r w:rsidRPr="006F013A">
          <w:t xml:space="preserve"> </w:t>
        </w:r>
        <w:r>
          <w:rPr>
            <w:noProof/>
          </w:rPr>
          <w:drawing>
            <wp:inline distT="0" distB="0" distL="0" distR="0" wp14:anchorId="0CA13632" wp14:editId="10771CBC">
              <wp:extent cx="2628900" cy="1936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9254" cy="1936808"/>
                      </a:xfrm>
                      <a:prstGeom prst="rect">
                        <a:avLst/>
                      </a:prstGeom>
                      <a:noFill/>
                      <a:ln>
                        <a:noFill/>
                      </a:ln>
                    </pic:spPr>
                  </pic:pic>
                </a:graphicData>
              </a:graphic>
            </wp:inline>
          </w:drawing>
        </w:r>
      </w:ins>
    </w:p>
    <w:p w14:paraId="7852E1F3" w14:textId="77777777" w:rsidR="006F013A" w:rsidRDefault="006F013A" w:rsidP="006F013A">
      <w:pPr>
        <w:rPr>
          <w:ins w:id="144" w:author="Manuel Sanchez del Rio" w:date="2020-06-01T08:47:00Z"/>
        </w:rPr>
      </w:pPr>
    </w:p>
    <w:p w14:paraId="1EB331E6" w14:textId="357C686C" w:rsidR="006F013A" w:rsidRDefault="006F013A" w:rsidP="006F013A">
      <w:pPr>
        <w:rPr>
          <w:ins w:id="145" w:author="Manuel Sanchez del Rio" w:date="2020-06-01T08:48:00Z"/>
        </w:rPr>
      </w:pPr>
      <w:ins w:id="146" w:author="Manuel Sanchez del Rio" w:date="2020-06-01T08:47:00Z">
        <w:r>
          <w:t>The differences with the circle approximation</w:t>
        </w:r>
      </w:ins>
      <w:ins w:id="147" w:author="Manuel Sanchez del Rio" w:date="2020-06-01T08:49:00Z">
        <w:r w:rsidRPr="006F013A">
          <w:t xml:space="preserve"> (p + q) / (2 * p * q * sin2t) * x**</w:t>
        </w:r>
        <w:proofErr w:type="gramStart"/>
        <w:r w:rsidRPr="006F013A">
          <w:t>2</w:t>
        </w:r>
        <w:r>
          <w:t xml:space="preserve"> </w:t>
        </w:r>
      </w:ins>
      <w:ins w:id="148" w:author="Manuel Sanchez del Rio" w:date="2020-06-01T08:47:00Z">
        <w:r>
          <w:t xml:space="preserve"> are</w:t>
        </w:r>
      </w:ins>
      <w:proofErr w:type="gramEnd"/>
      <w:ins w:id="149" w:author="Manuel Sanchez del Rio" w:date="2020-06-01T08:48:00Z">
        <w:r>
          <w:t>:</w:t>
        </w:r>
      </w:ins>
    </w:p>
    <w:p w14:paraId="5BE278F8" w14:textId="54D8FE71" w:rsidR="006F013A" w:rsidRDefault="006F013A" w:rsidP="006F013A">
      <w:pPr>
        <w:rPr>
          <w:ins w:id="150" w:author="Manuel Sanchez del Rio" w:date="2020-06-01T08:49:00Z"/>
        </w:rPr>
      </w:pPr>
      <w:ins w:id="151" w:author="Manuel Sanchez del Rio" w:date="2020-06-01T08:48:00Z">
        <w:r>
          <w:rPr>
            <w:noProof/>
          </w:rPr>
          <w:drawing>
            <wp:inline distT="0" distB="0" distL="0" distR="0" wp14:anchorId="534A1451" wp14:editId="5632D5EA">
              <wp:extent cx="4114800" cy="306698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5100" cy="3067204"/>
                      </a:xfrm>
                      <a:prstGeom prst="rect">
                        <a:avLst/>
                      </a:prstGeom>
                      <a:noFill/>
                      <a:ln>
                        <a:noFill/>
                      </a:ln>
                    </pic:spPr>
                  </pic:pic>
                </a:graphicData>
              </a:graphic>
            </wp:inline>
          </w:drawing>
        </w:r>
      </w:ins>
    </w:p>
    <w:p w14:paraId="00BEBFD8" w14:textId="77777777" w:rsidR="006F013A" w:rsidRDefault="006F013A" w:rsidP="006F013A">
      <w:pPr>
        <w:rPr>
          <w:ins w:id="152" w:author="Manuel Sanchez del Rio" w:date="2020-06-01T08:49:00Z"/>
        </w:rPr>
      </w:pPr>
    </w:p>
    <w:p w14:paraId="30D27552" w14:textId="14EB98F2" w:rsidR="006F013A" w:rsidRDefault="006F013A" w:rsidP="006F013A">
      <w:pPr>
        <w:rPr>
          <w:ins w:id="153" w:author="Manuel Sanchez del Rio" w:date="2020-06-01T08:50:00Z"/>
        </w:rPr>
      </w:pPr>
      <w:proofErr w:type="gramStart"/>
      <w:ins w:id="154" w:author="Manuel Sanchez del Rio" w:date="2020-06-01T08:49:00Z">
        <w:r>
          <w:t>and</w:t>
        </w:r>
        <w:proofErr w:type="gramEnd"/>
        <w:r>
          <w:t xml:space="preserve"> the differences with the exact circle are: </w:t>
        </w:r>
      </w:ins>
    </w:p>
    <w:p w14:paraId="2D5725D7" w14:textId="63239611" w:rsidR="006F013A" w:rsidRDefault="006F013A" w:rsidP="006F013A">
      <w:pPr>
        <w:rPr>
          <w:ins w:id="155" w:author="Manuel Sanchez del Rio" w:date="2020-06-01T08:51:00Z"/>
        </w:rPr>
      </w:pPr>
      <w:ins w:id="156" w:author="Manuel Sanchez del Rio" w:date="2020-06-01T08:50:00Z">
        <w:r>
          <w:rPr>
            <w:noProof/>
          </w:rPr>
          <w:drawing>
            <wp:inline distT="0" distB="0" distL="0" distR="0" wp14:anchorId="30D156B4" wp14:editId="2C22651C">
              <wp:extent cx="4914900" cy="3718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5063" cy="3718452"/>
                      </a:xfrm>
                      <a:prstGeom prst="rect">
                        <a:avLst/>
                      </a:prstGeom>
                      <a:noFill/>
                      <a:ln>
                        <a:noFill/>
                      </a:ln>
                    </pic:spPr>
                  </pic:pic>
                </a:graphicData>
              </a:graphic>
            </wp:inline>
          </w:drawing>
        </w:r>
      </w:ins>
    </w:p>
    <w:p w14:paraId="3E8D9FCA" w14:textId="0BEB2686" w:rsidR="006F013A" w:rsidRDefault="006F013A" w:rsidP="006F013A">
      <w:pPr>
        <w:rPr>
          <w:ins w:id="157" w:author="Manuel Sanchez del Rio" w:date="2020-06-01T08:48:00Z"/>
        </w:rPr>
      </w:pPr>
      <w:ins w:id="158" w:author="Manuel Sanchez del Rio" w:date="2020-06-01T08:51:00Z">
        <w:r>
          <w:t>There is a funny compensation that I do not understand that makes your Fig. 2 works very well (</w:t>
        </w:r>
      </w:ins>
      <w:ins w:id="159" w:author="Manuel Sanchez del Rio" w:date="2020-06-01T08:52:00Z">
        <w:r>
          <w:t xml:space="preserve">you did not swap </w:t>
        </w:r>
      </w:ins>
      <w:ins w:id="160" w:author="Manuel Sanchez del Rio" w:date="2020-06-01T08:55:00Z">
        <w:r>
          <w:t>p</w:t>
        </w:r>
      </w:ins>
      <w:ins w:id="161" w:author="Manuel Sanchez del Rio" w:date="2020-06-01T08:52:00Z">
        <w:r>
          <w:t xml:space="preserve"> and q that is necessary</w:t>
        </w:r>
      </w:ins>
      <w:ins w:id="162" w:author="Manuel Sanchez del Rio" w:date="2020-06-01T08:51:00Z">
        <w:r>
          <w:t>)</w:t>
        </w:r>
      </w:ins>
      <w:ins w:id="163" w:author="Manuel Sanchez del Rio" w:date="2020-06-01T08:52:00Z">
        <w:r>
          <w:t xml:space="preserve">. You see here that if you reverse the plot (the sign I </w:t>
        </w:r>
      </w:ins>
      <w:ins w:id="164" w:author="Manuel Sanchez del Rio" w:date="2020-06-01T08:53:00Z">
        <w:r>
          <w:t>mentioned</w:t>
        </w:r>
      </w:ins>
      <w:ins w:id="165" w:author="Manuel Sanchez del Rio" w:date="2020-06-01T08:52:00Z">
        <w:r>
          <w:t xml:space="preserve"> </w:t>
        </w:r>
      </w:ins>
      <w:ins w:id="166" w:author="Manuel Sanchez del Rio" w:date="2020-06-01T08:53:00Z">
        <w:r>
          <w:t>in the caption of Fig. 2</w:t>
        </w:r>
      </w:ins>
      <w:ins w:id="167" w:author="Manuel Sanchez del Rio" w:date="2020-06-01T08:52:00Z">
        <w:r>
          <w:t>)</w:t>
        </w:r>
      </w:ins>
      <w:ins w:id="168" w:author="Manuel Sanchez del Rio" w:date="2020-06-01T08:55:00Z">
        <w:r>
          <w:t xml:space="preserve"> your green (and yellow below) match very well the Eq. 4. </w:t>
        </w:r>
      </w:ins>
      <w:ins w:id="169" w:author="Manuel Sanchez del Rio" w:date="2020-06-01T08:56:00Z">
        <w:r>
          <w:t>I do not know why…</w:t>
        </w:r>
      </w:ins>
    </w:p>
    <w:p w14:paraId="774554E9" w14:textId="77777777" w:rsidR="006F013A" w:rsidRPr="006F013A" w:rsidRDefault="006F013A" w:rsidP="006F013A">
      <w:pPr>
        <w:rPr>
          <w:ins w:id="170" w:author="Manuel Sanchez del Rio" w:date="2020-06-01T08:41:00Z"/>
          <w:rPrChange w:id="171" w:author="Manuel Sanchez del Rio" w:date="2020-06-01T08:44:00Z">
            <w:rPr>
              <w:ins w:id="172" w:author="Manuel Sanchez del Rio" w:date="2020-06-01T08:41:00Z"/>
              <w:b/>
            </w:rPr>
          </w:rPrChange>
        </w:rPr>
      </w:pPr>
    </w:p>
    <w:p w14:paraId="020C78B3" w14:textId="77777777" w:rsidR="00B0088B" w:rsidRPr="0018076F" w:rsidRDefault="00B0088B">
      <w:pPr>
        <w:rPr>
          <w:ins w:id="173" w:author="Manuel Sanchez del Rio" w:date="2020-05-31T10:18:00Z"/>
        </w:rPr>
        <w:pPrChange w:id="174" w:author="Manuel Sanchez del Rio" w:date="2020-05-31T10:18:00Z">
          <w:pPr>
            <w:tabs>
              <w:tab w:val="left" w:pos="2160"/>
            </w:tabs>
            <w:jc w:val="center"/>
          </w:pPr>
        </w:pPrChange>
      </w:pPr>
    </w:p>
    <w:p w14:paraId="337F276C" w14:textId="77777777" w:rsidR="0018076F" w:rsidRDefault="0018076F" w:rsidP="00B0088B"/>
    <w:sectPr w:rsidR="001807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trackRevisions/>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753"/>
    <w:rsid w:val="00013E77"/>
    <w:rsid w:val="00162D7E"/>
    <w:rsid w:val="0016330B"/>
    <w:rsid w:val="0018076F"/>
    <w:rsid w:val="001B739F"/>
    <w:rsid w:val="001F41AC"/>
    <w:rsid w:val="00252BC6"/>
    <w:rsid w:val="002F1B08"/>
    <w:rsid w:val="00330297"/>
    <w:rsid w:val="00366D30"/>
    <w:rsid w:val="003C2B36"/>
    <w:rsid w:val="00477917"/>
    <w:rsid w:val="004833F6"/>
    <w:rsid w:val="004D0753"/>
    <w:rsid w:val="00546B4A"/>
    <w:rsid w:val="006018B2"/>
    <w:rsid w:val="006258D5"/>
    <w:rsid w:val="006E4C10"/>
    <w:rsid w:val="006F013A"/>
    <w:rsid w:val="00746038"/>
    <w:rsid w:val="007605F0"/>
    <w:rsid w:val="007F1E63"/>
    <w:rsid w:val="00854542"/>
    <w:rsid w:val="008E1E77"/>
    <w:rsid w:val="00910502"/>
    <w:rsid w:val="00946DB7"/>
    <w:rsid w:val="00964179"/>
    <w:rsid w:val="009A3225"/>
    <w:rsid w:val="00AB2024"/>
    <w:rsid w:val="00B0088B"/>
    <w:rsid w:val="00B21901"/>
    <w:rsid w:val="00BA66E3"/>
    <w:rsid w:val="00BF0F58"/>
    <w:rsid w:val="00C901D3"/>
    <w:rsid w:val="00D20999"/>
    <w:rsid w:val="00D646A0"/>
    <w:rsid w:val="00E377DE"/>
    <w:rsid w:val="00E51BC3"/>
    <w:rsid w:val="00F87A05"/>
    <w:rsid w:val="00FC04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83"/>
    <o:shapelayout v:ext="edit">
      <o:idmap v:ext="edit" data="1"/>
    </o:shapelayout>
  </w:shapeDefaults>
  <w:decimalSymbol w:val="."/>
  <w:listSeparator w:val=","/>
  <w14:docId w14:val="0B754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088B"/>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F87A05"/>
    <w:pPr>
      <w:tabs>
        <w:tab w:val="center" w:pos="4680"/>
        <w:tab w:val="right" w:pos="9360"/>
      </w:tabs>
    </w:pPr>
  </w:style>
  <w:style w:type="character" w:customStyle="1" w:styleId="MTDisplayEquationChar">
    <w:name w:val="MTDisplayEquation Char"/>
    <w:basedOn w:val="DefaultParagraphFont"/>
    <w:link w:val="MTDisplayEquation"/>
    <w:rsid w:val="00F87A05"/>
  </w:style>
  <w:style w:type="paragraph" w:styleId="BalloonText">
    <w:name w:val="Balloon Text"/>
    <w:basedOn w:val="Normal"/>
    <w:link w:val="BalloonTextChar"/>
    <w:uiPriority w:val="99"/>
    <w:semiHidden/>
    <w:unhideWhenUsed/>
    <w:rsid w:val="00B0088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088B"/>
    <w:rPr>
      <w:rFonts w:ascii="Lucida Grande" w:hAnsi="Lucida Grande"/>
      <w:sz w:val="18"/>
      <w:szCs w:val="18"/>
    </w:rPr>
  </w:style>
  <w:style w:type="character" w:customStyle="1" w:styleId="Heading1Char">
    <w:name w:val="Heading 1 Char"/>
    <w:basedOn w:val="DefaultParagraphFont"/>
    <w:link w:val="Heading1"/>
    <w:uiPriority w:val="9"/>
    <w:rsid w:val="00B0088B"/>
    <w:rPr>
      <w:rFonts w:asciiTheme="majorHAnsi" w:eastAsiaTheme="majorEastAsia" w:hAnsiTheme="majorHAnsi" w:cstheme="majorBidi"/>
      <w:b/>
      <w:bCs/>
      <w:color w:val="2C6EAB"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088B"/>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F87A05"/>
    <w:pPr>
      <w:tabs>
        <w:tab w:val="center" w:pos="4680"/>
        <w:tab w:val="right" w:pos="9360"/>
      </w:tabs>
    </w:pPr>
  </w:style>
  <w:style w:type="character" w:customStyle="1" w:styleId="MTDisplayEquationChar">
    <w:name w:val="MTDisplayEquation Char"/>
    <w:basedOn w:val="DefaultParagraphFont"/>
    <w:link w:val="MTDisplayEquation"/>
    <w:rsid w:val="00F87A05"/>
  </w:style>
  <w:style w:type="paragraph" w:styleId="BalloonText">
    <w:name w:val="Balloon Text"/>
    <w:basedOn w:val="Normal"/>
    <w:link w:val="BalloonTextChar"/>
    <w:uiPriority w:val="99"/>
    <w:semiHidden/>
    <w:unhideWhenUsed/>
    <w:rsid w:val="00B0088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088B"/>
    <w:rPr>
      <w:rFonts w:ascii="Lucida Grande" w:hAnsi="Lucida Grande"/>
      <w:sz w:val="18"/>
      <w:szCs w:val="18"/>
    </w:rPr>
  </w:style>
  <w:style w:type="character" w:customStyle="1" w:styleId="Heading1Char">
    <w:name w:val="Heading 1 Char"/>
    <w:basedOn w:val="DefaultParagraphFont"/>
    <w:link w:val="Heading1"/>
    <w:uiPriority w:val="9"/>
    <w:rsid w:val="00B0088B"/>
    <w:rPr>
      <w:rFonts w:asciiTheme="majorHAnsi" w:eastAsiaTheme="majorEastAsia" w:hAnsiTheme="majorHAnsi" w:cstheme="majorBidi"/>
      <w:b/>
      <w:bCs/>
      <w:color w:val="2C6EAB"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50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oleObject" Target="embeddings/oleObject7.bin"/><Relationship Id="rId25" Type="http://schemas.openxmlformats.org/officeDocument/2006/relationships/image" Target="media/image14.emf"/><Relationship Id="rId26" Type="http://schemas.openxmlformats.org/officeDocument/2006/relationships/oleObject" Target="embeddings/oleObject8.bin"/><Relationship Id="rId27" Type="http://schemas.openxmlformats.org/officeDocument/2006/relationships/image" Target="media/image15.emf"/><Relationship Id="rId28" Type="http://schemas.openxmlformats.org/officeDocument/2006/relationships/oleObject" Target="embeddings/oleObject9.bin"/><Relationship Id="rId29" Type="http://schemas.openxmlformats.org/officeDocument/2006/relationships/image" Target="media/image16.e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wmf"/><Relationship Id="rId30" Type="http://schemas.openxmlformats.org/officeDocument/2006/relationships/oleObject" Target="embeddings/oleObject10.bin"/><Relationship Id="rId31" Type="http://schemas.openxmlformats.org/officeDocument/2006/relationships/image" Target="media/image17.emf"/><Relationship Id="rId32" Type="http://schemas.openxmlformats.org/officeDocument/2006/relationships/oleObject" Target="embeddings/oleObject11.bin"/><Relationship Id="rId9" Type="http://schemas.openxmlformats.org/officeDocument/2006/relationships/image" Target="media/image3.wmf"/><Relationship Id="rId6" Type="http://schemas.openxmlformats.org/officeDocument/2006/relationships/oleObject" Target="embeddings/oleObject1.bin"/><Relationship Id="rId7" Type="http://schemas.openxmlformats.org/officeDocument/2006/relationships/image" Target="media/image2.wmf"/><Relationship Id="rId8" Type="http://schemas.openxmlformats.org/officeDocument/2006/relationships/oleObject" Target="embeddings/oleObject2.bin"/><Relationship Id="rId33" Type="http://schemas.openxmlformats.org/officeDocument/2006/relationships/image" Target="media/image18.emf"/><Relationship Id="rId34" Type="http://schemas.openxmlformats.org/officeDocument/2006/relationships/oleObject" Target="embeddings/oleObject12.bin"/><Relationship Id="rId35" Type="http://schemas.openxmlformats.org/officeDocument/2006/relationships/image" Target="media/image19.emf"/><Relationship Id="rId36" Type="http://schemas.openxmlformats.org/officeDocument/2006/relationships/oleObject" Target="embeddings/oleObject13.bin"/><Relationship Id="rId10" Type="http://schemas.openxmlformats.org/officeDocument/2006/relationships/oleObject" Target="embeddings/oleObject3.bin"/><Relationship Id="rId11" Type="http://schemas.openxmlformats.org/officeDocument/2006/relationships/image" Target="media/image4.wmf"/><Relationship Id="rId12" Type="http://schemas.openxmlformats.org/officeDocument/2006/relationships/oleObject" Target="embeddings/oleObject4.bin"/><Relationship Id="rId13" Type="http://schemas.openxmlformats.org/officeDocument/2006/relationships/image" Target="media/image5.emf"/><Relationship Id="rId14" Type="http://schemas.openxmlformats.org/officeDocument/2006/relationships/oleObject" Target="embeddings/oleObject5.bin"/><Relationship Id="rId15" Type="http://schemas.openxmlformats.org/officeDocument/2006/relationships/image" Target="media/image6.wmf"/><Relationship Id="rId16" Type="http://schemas.openxmlformats.org/officeDocument/2006/relationships/oleObject" Target="embeddings/oleObject6.bin"/><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png"/><Relationship Id="rId37" Type="http://schemas.openxmlformats.org/officeDocument/2006/relationships/image" Target="media/image20.emf"/><Relationship Id="rId38" Type="http://schemas.openxmlformats.org/officeDocument/2006/relationships/oleObject" Target="embeddings/oleObject14.bin"/><Relationship Id="rId39" Type="http://schemas.openxmlformats.org/officeDocument/2006/relationships/image" Target="media/image21.emf"/><Relationship Id="rId40" Type="http://schemas.openxmlformats.org/officeDocument/2006/relationships/oleObject" Target="embeddings/oleObject15.bin"/><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958</Words>
  <Characters>5461</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Padmore</dc:creator>
  <cp:keywords/>
  <dc:description/>
  <cp:lastModifiedBy>Manuel Sanchez del Rio</cp:lastModifiedBy>
  <cp:revision>4</cp:revision>
  <dcterms:created xsi:type="dcterms:W3CDTF">2020-06-01T04:42:00Z</dcterms:created>
  <dcterms:modified xsi:type="dcterms:W3CDTF">2020-06-01T17:46:00Z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